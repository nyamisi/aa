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ascii="Times New Roman" w:hAnsi="Times New Roman" w:cs="Times New Roman"/>
          <w:b/>
          <w:sz w:val="52"/>
          <w:szCs w:val="52"/>
          <w:lang w:val="en-GB"/>
        </w:rPr>
      </w:pPr>
      <w:r>
        <w:rPr>
          <w:rFonts w:ascii="Times New Roman" w:hAnsi="Times New Roman" w:cs="Times New Roman"/>
          <w:b/>
          <w:sz w:val="52"/>
          <w:szCs w:val="52"/>
          <w:lang w:val="en-GB"/>
        </w:rPr>
        <w:t xml:space="preserve"> UNIVERSITY OF DAR ES SALAAM</w:t>
      </w:r>
    </w:p>
    <w:p>
      <w:pPr>
        <w:jc w:val="center"/>
        <w:rPr>
          <w:rFonts w:ascii="Times New Roman" w:hAnsi="Times New Roman" w:cs="Times New Roman"/>
          <w:b/>
          <w:sz w:val="24"/>
          <w:szCs w:val="24"/>
          <w:lang w:val="en-GB"/>
        </w:rPr>
      </w:pPr>
      <w:r>
        <w:rPr>
          <w:rFonts w:ascii="Times New Roman" w:hAnsi="Times New Roman" w:cs="Times New Roman"/>
          <w:b/>
          <w:sz w:val="24"/>
          <w:szCs w:val="24"/>
          <w:lang w:val="en-GB"/>
        </w:rPr>
        <w:br w:type="textWrapping" w:clear="all"/>
      </w:r>
      <w:r>
        <w:rPr>
          <w:rFonts w:ascii="Times New Roman" w:hAnsi="Times New Roman" w:cs="Times New Roman"/>
          <w:b/>
          <w:sz w:val="24"/>
          <w:szCs w:val="24"/>
        </w:rPr>
        <w:drawing>
          <wp:inline distT="0" distB="0" distL="0" distR="0">
            <wp:extent cx="1800225" cy="2072640"/>
            <wp:effectExtent l="0" t="0" r="952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800225" cy="2072640"/>
                    </a:xfrm>
                    <a:prstGeom prst="rect">
                      <a:avLst/>
                    </a:prstGeom>
                    <a:noFill/>
                  </pic:spPr>
                </pic:pic>
              </a:graphicData>
            </a:graphic>
          </wp:inline>
        </w:drawing>
      </w:r>
    </w:p>
    <w:p>
      <w:pPr>
        <w:jc w:val="center"/>
        <w:rPr>
          <w:rFonts w:ascii="Times New Roman" w:hAnsi="Times New Roman" w:cs="Times New Roman"/>
          <w:b/>
          <w:sz w:val="24"/>
          <w:szCs w:val="24"/>
          <w:lang w:val="en-GB"/>
        </w:rPr>
      </w:pPr>
      <w:r>
        <w:rPr>
          <w:rFonts w:ascii="Times New Roman" w:hAnsi="Times New Roman" w:cs="Times New Roman"/>
          <w:b/>
          <w:sz w:val="24"/>
          <w:szCs w:val="24"/>
          <w:lang w:val="en-GB"/>
        </w:rPr>
        <w:t>SCHOOL OF AQUATIC SCIENCES AND FISHERIES TECHNOLOGY (SoAF)</w:t>
      </w:r>
    </w:p>
    <w:p>
      <w:pPr>
        <w:jc w:val="center"/>
        <w:rPr>
          <w:rFonts w:ascii="Times New Roman" w:hAnsi="Times New Roman" w:cs="Times New Roman"/>
          <w:b/>
          <w:sz w:val="24"/>
          <w:szCs w:val="24"/>
          <w:lang w:val="en-GB"/>
        </w:rPr>
      </w:pPr>
    </w:p>
    <w:p>
      <w:pPr>
        <w:jc w:val="center"/>
        <w:rPr>
          <w:rFonts w:ascii="Times New Roman" w:hAnsi="Times New Roman" w:cs="Times New Roman"/>
          <w:b/>
          <w:sz w:val="24"/>
          <w:szCs w:val="24"/>
          <w:lang w:val="en-GB"/>
        </w:rPr>
      </w:pPr>
      <w:r>
        <w:rPr>
          <w:rFonts w:ascii="Times New Roman" w:hAnsi="Times New Roman" w:cs="Times New Roman"/>
          <w:b/>
          <w:sz w:val="24"/>
          <w:szCs w:val="24"/>
          <w:lang w:val="en-GB"/>
        </w:rPr>
        <w:t xml:space="preserve">DEGREE PROGRAM: BACHELOR OF SCIENCE IN AQUATIC SCIENCES AND FISHERIES </w:t>
      </w:r>
      <w:commentRangeStart w:id="0"/>
      <w:r>
        <w:rPr>
          <w:rFonts w:ascii="Times New Roman" w:hAnsi="Times New Roman" w:cs="Times New Roman"/>
          <w:b/>
          <w:sz w:val="24"/>
          <w:szCs w:val="24"/>
          <w:lang w:val="en-GB"/>
        </w:rPr>
        <w:t>TECHNOLOGY</w:t>
      </w:r>
      <w:commentRangeEnd w:id="0"/>
      <w:r>
        <w:commentReference w:id="0"/>
      </w:r>
    </w:p>
    <w:p>
      <w:pPr>
        <w:jc w:val="center"/>
        <w:rPr>
          <w:rFonts w:ascii="Times New Roman" w:hAnsi="Times New Roman" w:cs="Times New Roman"/>
          <w:b/>
          <w:sz w:val="24"/>
          <w:szCs w:val="24"/>
          <w:lang w:val="en-GB"/>
        </w:rPr>
      </w:pPr>
    </w:p>
    <w:p>
      <w:pPr>
        <w:rPr>
          <w:rFonts w:ascii="Times New Roman" w:hAnsi="Times New Roman" w:cs="Times New Roman"/>
          <w:b/>
          <w:sz w:val="24"/>
          <w:szCs w:val="24"/>
          <w:lang w:val="en-GB"/>
        </w:rPr>
      </w:pPr>
      <w:r>
        <w:rPr>
          <w:rFonts w:ascii="Times New Roman" w:hAnsi="Times New Roman" w:cs="Times New Roman"/>
          <w:b/>
          <w:sz w:val="24"/>
          <w:szCs w:val="24"/>
          <w:lang w:val="en-GB"/>
        </w:rPr>
        <w:t xml:space="preserve">                                         AQ: 399 RESEARCH PROJECT</w:t>
      </w:r>
    </w:p>
    <w:p>
      <w:pPr>
        <w:jc w:val="center"/>
        <w:rPr>
          <w:rFonts w:ascii="Times New Roman" w:hAnsi="Times New Roman" w:cs="Times New Roman"/>
          <w:b/>
          <w:sz w:val="24"/>
          <w:szCs w:val="24"/>
          <w:lang w:val="en-GB"/>
        </w:rPr>
      </w:pPr>
    </w:p>
    <w:p>
      <w:pPr>
        <w:spacing w:line="480" w:lineRule="auto"/>
        <w:jc w:val="center"/>
        <w:rPr>
          <w:rFonts w:ascii="Times New Roman" w:hAnsi="Times New Roman" w:cs="Times New Roman"/>
          <w:b/>
          <w:i/>
          <w:sz w:val="24"/>
          <w:szCs w:val="24"/>
          <w:lang w:val="en-GB"/>
        </w:rPr>
      </w:pPr>
      <w:bookmarkStart w:id="0" w:name="_Hlk56875215"/>
      <w:r>
        <w:rPr>
          <w:rFonts w:ascii="Times New Roman" w:hAnsi="Times New Roman" w:cs="Times New Roman"/>
          <w:b/>
          <w:sz w:val="24"/>
          <w:szCs w:val="24"/>
          <w:lang w:val="en-GB"/>
        </w:rPr>
        <w:t>TITLE:</w:t>
      </w:r>
      <w:commentRangeStart w:id="1"/>
      <w:r>
        <w:rPr>
          <w:rFonts w:ascii="Times New Roman" w:hAnsi="Times New Roman" w:cs="Times New Roman"/>
          <w:b/>
          <w:sz w:val="24"/>
          <w:szCs w:val="24"/>
          <w:lang w:val="en-GB"/>
        </w:rPr>
        <w:t xml:space="preserve"> </w:t>
      </w:r>
      <w:bookmarkEnd w:id="0"/>
      <w:r>
        <w:rPr>
          <w:rFonts w:ascii="Times New Roman" w:hAnsi="Times New Roman" w:cs="Times New Roman"/>
          <w:b/>
          <w:sz w:val="24"/>
          <w:szCs w:val="24"/>
          <w:lang w:val="en-GB"/>
        </w:rPr>
        <w:t>Quantitative and qualitative analysis of Microbiological quality of pond water     used for fish culture in relation to physico-chemical parameters at Kunduchi</w:t>
      </w:r>
      <w:commentRangeEnd w:id="1"/>
      <w:r>
        <w:commentReference w:id="1"/>
      </w:r>
    </w:p>
    <w:p>
      <w:pPr>
        <w:jc w:val="center"/>
        <w:rPr>
          <w:rFonts w:ascii="Times New Roman" w:hAnsi="Times New Roman" w:cs="Times New Roman"/>
          <w:b/>
          <w:sz w:val="24"/>
          <w:szCs w:val="24"/>
          <w:lang w:val="en-GB"/>
        </w:rPr>
      </w:pPr>
      <w:r>
        <w:rPr>
          <w:rFonts w:ascii="Times New Roman" w:hAnsi="Times New Roman" w:cs="Times New Roman"/>
          <w:b/>
          <w:sz w:val="24"/>
          <w:szCs w:val="24"/>
          <w:lang w:val="en-GB"/>
        </w:rPr>
        <w:t>AQ 399: RESEARCH PROJECT</w:t>
      </w:r>
    </w:p>
    <w:p>
      <w:pPr>
        <w:jc w:val="center"/>
        <w:rPr>
          <w:rFonts w:ascii="Times New Roman" w:hAnsi="Times New Roman" w:cs="Times New Roman"/>
          <w:sz w:val="24"/>
          <w:szCs w:val="24"/>
          <w:lang w:val="en-GB"/>
        </w:rPr>
      </w:pPr>
    </w:p>
    <w:p>
      <w:pPr>
        <w:jc w:val="center"/>
        <w:rPr>
          <w:rFonts w:ascii="Times New Roman" w:hAnsi="Times New Roman" w:cs="Times New Roman"/>
          <w:b/>
          <w:sz w:val="24"/>
          <w:szCs w:val="24"/>
          <w:lang w:val="en-GB"/>
        </w:rPr>
      </w:pPr>
      <w:r>
        <w:rPr>
          <w:rFonts w:ascii="Times New Roman" w:hAnsi="Times New Roman" w:cs="Times New Roman"/>
          <w:b/>
          <w:sz w:val="24"/>
          <w:szCs w:val="24"/>
          <w:lang w:val="en-GB"/>
        </w:rPr>
        <w:t>NAME: BAKARI MAHADI HUSSEIN</w:t>
      </w:r>
    </w:p>
    <w:p>
      <w:pPr>
        <w:jc w:val="center"/>
        <w:rPr>
          <w:rFonts w:ascii="Times New Roman" w:hAnsi="Times New Roman" w:cs="Times New Roman"/>
          <w:b/>
          <w:sz w:val="24"/>
          <w:szCs w:val="24"/>
          <w:lang w:val="en-GB"/>
        </w:rPr>
      </w:pPr>
    </w:p>
    <w:p>
      <w:pPr>
        <w:jc w:val="center"/>
        <w:rPr>
          <w:rFonts w:ascii="Times New Roman" w:hAnsi="Times New Roman" w:cs="Times New Roman"/>
          <w:b/>
          <w:sz w:val="24"/>
          <w:szCs w:val="24"/>
          <w:lang w:val="en-GB"/>
        </w:rPr>
      </w:pPr>
      <w:r>
        <w:rPr>
          <w:rFonts w:ascii="Times New Roman" w:hAnsi="Times New Roman" w:cs="Times New Roman"/>
          <w:b/>
          <w:sz w:val="24"/>
          <w:szCs w:val="24"/>
          <w:lang w:val="en-GB"/>
        </w:rPr>
        <w:t>REG NO: 2020-04-00568</w:t>
      </w:r>
    </w:p>
    <w:p>
      <w:pPr>
        <w:jc w:val="center"/>
        <w:rPr>
          <w:rFonts w:ascii="Times New Roman" w:hAnsi="Times New Roman" w:cs="Times New Roman"/>
          <w:b/>
          <w:sz w:val="24"/>
          <w:szCs w:val="24"/>
          <w:lang w:val="en-GB"/>
        </w:rPr>
      </w:pPr>
    </w:p>
    <w:p>
      <w:pPr>
        <w:jc w:val="center"/>
        <w:rPr>
          <w:rFonts w:ascii="Times New Roman" w:hAnsi="Times New Roman" w:cs="Times New Roman"/>
          <w:b/>
          <w:sz w:val="24"/>
          <w:szCs w:val="24"/>
          <w:lang w:val="en-GB"/>
        </w:rPr>
        <w:sectPr>
          <w:footerReference r:id="rId7" w:type="default"/>
          <w:pgSz w:w="12240" w:h="15840"/>
          <w:pgMar w:top="1440" w:right="1440" w:bottom="1440" w:left="1440" w:header="720" w:footer="720" w:gutter="0"/>
          <w:pgBorders w:display="firstPage" w:offsetFrom="page">
            <w:top w:val="thinThickThinSmallGap" w:color="auto" w:sz="36" w:space="24"/>
            <w:left w:val="thinThickThinSmallGap" w:color="auto" w:sz="36" w:space="24"/>
            <w:bottom w:val="thinThickThinSmallGap" w:color="auto" w:sz="36" w:space="24"/>
            <w:right w:val="thinThickThinSmallGap" w:color="auto" w:sz="36" w:space="24"/>
          </w:pgBorders>
          <w:cols w:space="720" w:num="1"/>
          <w:titlePg/>
          <w:docGrid w:linePitch="360" w:charSpace="0"/>
        </w:sectPr>
      </w:pPr>
      <w:r>
        <w:rPr>
          <w:rFonts w:ascii="Times New Roman" w:hAnsi="Times New Roman" w:cs="Times New Roman"/>
          <w:b/>
          <w:sz w:val="24"/>
          <w:szCs w:val="24"/>
          <w:lang w:val="en-GB"/>
        </w:rPr>
        <w:t>SUPERVISOR NAME: M</w:t>
      </w:r>
      <w:ins w:id="0" w:author="User" w:date="2022-12-13T16:13:16Z">
        <w:r>
          <w:rPr>
            <w:rFonts w:hint="default" w:ascii="Times New Roman" w:hAnsi="Times New Roman" w:cs="Times New Roman"/>
            <w:b/>
            <w:sz w:val="24"/>
            <w:szCs w:val="24"/>
            <w:lang w:val="en-GB"/>
          </w:rPr>
          <w:t>s</w:t>
        </w:r>
      </w:ins>
      <w:del w:id="1" w:author="User" w:date="2022-12-13T16:13:14Z">
        <w:r>
          <w:rPr>
            <w:rFonts w:ascii="Times New Roman" w:hAnsi="Times New Roman" w:cs="Times New Roman"/>
            <w:b/>
            <w:sz w:val="24"/>
            <w:szCs w:val="24"/>
            <w:lang w:val="en-GB"/>
          </w:rPr>
          <w:delText>r</w:delText>
        </w:r>
      </w:del>
      <w:r>
        <w:rPr>
          <w:rFonts w:ascii="Times New Roman" w:hAnsi="Times New Roman" w:cs="Times New Roman"/>
          <w:b/>
          <w:sz w:val="24"/>
          <w:szCs w:val="24"/>
          <w:lang w:val="en-GB"/>
        </w:rPr>
        <w:t xml:space="preserve"> N</w:t>
      </w:r>
      <w:ins w:id="2" w:author="User" w:date="2022-12-13T16:13:29Z">
        <w:r>
          <w:rPr>
            <w:rFonts w:hint="default" w:ascii="Times New Roman" w:hAnsi="Times New Roman" w:cs="Times New Roman"/>
            <w:b/>
            <w:sz w:val="24"/>
            <w:szCs w:val="24"/>
            <w:lang w:val="en-GB"/>
          </w:rPr>
          <w:t>y</w:t>
        </w:r>
      </w:ins>
      <w:ins w:id="3" w:author="User" w:date="2022-12-13T16:13:30Z">
        <w:r>
          <w:rPr>
            <w:rFonts w:hint="default" w:ascii="Times New Roman" w:hAnsi="Times New Roman" w:cs="Times New Roman"/>
            <w:b/>
            <w:sz w:val="24"/>
            <w:szCs w:val="24"/>
            <w:lang w:val="en-GB"/>
          </w:rPr>
          <w:t>ami</w:t>
        </w:r>
      </w:ins>
      <w:ins w:id="4" w:author="User" w:date="2022-12-13T16:13:31Z">
        <w:r>
          <w:rPr>
            <w:rFonts w:hint="default" w:ascii="Times New Roman" w:hAnsi="Times New Roman" w:cs="Times New Roman"/>
            <w:b/>
            <w:sz w:val="24"/>
            <w:szCs w:val="24"/>
            <w:lang w:val="en-GB"/>
          </w:rPr>
          <w:t>si</w:t>
        </w:r>
      </w:ins>
      <w:ins w:id="5" w:author="User" w:date="2022-12-13T16:13:33Z">
        <w:r>
          <w:rPr>
            <w:rFonts w:hint="default" w:ascii="Times New Roman" w:hAnsi="Times New Roman" w:cs="Times New Roman"/>
            <w:b/>
            <w:sz w:val="24"/>
            <w:szCs w:val="24"/>
            <w:lang w:val="en-GB"/>
          </w:rPr>
          <w:t xml:space="preserve"> </w:t>
        </w:r>
      </w:ins>
      <w:ins w:id="6" w:author="User" w:date="2022-12-13T16:13:34Z">
        <w:r>
          <w:rPr>
            <w:rFonts w:hint="default" w:ascii="Times New Roman" w:hAnsi="Times New Roman" w:cs="Times New Roman"/>
            <w:b/>
            <w:sz w:val="24"/>
            <w:szCs w:val="24"/>
            <w:lang w:val="en-GB"/>
          </w:rPr>
          <w:t>Peter</w:t>
        </w:r>
      </w:ins>
      <w:del w:id="7" w:author="User" w:date="2022-12-13T16:13:27Z">
        <w:r>
          <w:rPr>
            <w:rFonts w:ascii="Times New Roman" w:hAnsi="Times New Roman" w:cs="Times New Roman"/>
            <w:b/>
            <w:sz w:val="24"/>
            <w:szCs w:val="24"/>
            <w:lang w:val="en-GB"/>
          </w:rPr>
          <w:delText>YAMIS</w:delText>
        </w:r>
      </w:del>
      <w:del w:id="8" w:author="User" w:date="2022-12-13T16:13:26Z">
        <w:r>
          <w:rPr>
            <w:rFonts w:ascii="Times New Roman" w:hAnsi="Times New Roman" w:cs="Times New Roman"/>
            <w:b/>
            <w:sz w:val="24"/>
            <w:szCs w:val="24"/>
            <w:lang w:val="en-GB"/>
          </w:rPr>
          <w:delText>I</w:delText>
        </w:r>
      </w:del>
    </w:p>
    <w:p>
      <w:pPr>
        <w:jc w:val="center"/>
        <w:rPr>
          <w:del w:id="9" w:author="Nyamisi" w:date="2022-12-13T19:17:20Z"/>
          <w:rFonts w:ascii="Times New Roman" w:hAnsi="Times New Roman" w:cs="Times New Roman"/>
          <w:b/>
          <w:sz w:val="24"/>
          <w:szCs w:val="24"/>
          <w:lang w:val="en-GB"/>
        </w:rPr>
      </w:pPr>
    </w:p>
    <w:p>
      <w:pPr>
        <w:rPr>
          <w:rFonts w:ascii="Times New Roman" w:hAnsi="Times New Roman" w:cs="Times New Roman"/>
          <w:b/>
          <w:sz w:val="24"/>
          <w:szCs w:val="24"/>
          <w:lang w:val="en-GB"/>
        </w:rPr>
      </w:pPr>
      <w:r>
        <w:rPr>
          <w:rFonts w:ascii="Times New Roman" w:hAnsi="Times New Roman" w:cs="Times New Roman"/>
          <w:b/>
          <w:sz w:val="24"/>
          <w:szCs w:val="24"/>
          <w:lang w:val="en-GB"/>
        </w:rPr>
        <w:t>TABLE OF CONTENTS</w:t>
      </w:r>
    </w:p>
    <w:p>
      <w:pPr>
        <w:pStyle w:val="29"/>
      </w:pPr>
    </w:p>
    <w:p>
      <w:pPr>
        <w:pStyle w:val="18"/>
        <w:tabs>
          <w:tab w:val="right" w:leader="dot" w:pos="9350"/>
        </w:tabs>
      </w:pPr>
      <w:commentRangeStart w:id="2"/>
      <w:r>
        <w:fldChar w:fldCharType="begin"/>
      </w:r>
      <w:r>
        <w:instrText xml:space="preserve"> TOC \o "1-3" \h \z \u </w:instrText>
      </w:r>
      <w:r>
        <w:fldChar w:fldCharType="separate"/>
      </w:r>
      <w:r>
        <w:fldChar w:fldCharType="begin"/>
      </w:r>
      <w:r>
        <w:instrText xml:space="preserve"> HYPERLINK \l "_Toc121708784" </w:instrText>
      </w:r>
      <w:r>
        <w:fldChar w:fldCharType="separate"/>
      </w:r>
      <w:r>
        <w:rPr>
          <w:rStyle w:val="15"/>
        </w:rPr>
        <w:t>1.0 INTRODUCTION</w:t>
      </w:r>
      <w:r>
        <w:tab/>
      </w:r>
      <w:r>
        <w:fldChar w:fldCharType="begin"/>
      </w:r>
      <w:r>
        <w:instrText xml:space="preserve"> PAGEREF _Toc121708784 \h </w:instrText>
      </w:r>
      <w:r>
        <w:fldChar w:fldCharType="separate"/>
      </w:r>
      <w:r>
        <w:t>1</w:t>
      </w:r>
      <w:r>
        <w:fldChar w:fldCharType="end"/>
      </w:r>
      <w:r>
        <w:fldChar w:fldCharType="end"/>
      </w:r>
    </w:p>
    <w:p>
      <w:pPr>
        <w:pStyle w:val="19"/>
        <w:tabs>
          <w:tab w:val="right" w:leader="dot" w:pos="9350"/>
        </w:tabs>
      </w:pPr>
      <w:r>
        <w:fldChar w:fldCharType="begin"/>
      </w:r>
      <w:r>
        <w:instrText xml:space="preserve"> HYPERLINK \l "_Toc121708785" </w:instrText>
      </w:r>
      <w:r>
        <w:fldChar w:fldCharType="separate"/>
      </w:r>
      <w:r>
        <w:rPr>
          <w:rStyle w:val="15"/>
        </w:rPr>
        <w:t>1.1 General introduction</w:t>
      </w:r>
      <w:r>
        <w:tab/>
      </w:r>
      <w:r>
        <w:fldChar w:fldCharType="begin"/>
      </w:r>
      <w:r>
        <w:instrText xml:space="preserve"> PAGEREF _Toc121708785 \h </w:instrText>
      </w:r>
      <w:r>
        <w:fldChar w:fldCharType="separate"/>
      </w:r>
      <w:r>
        <w:t>1</w:t>
      </w:r>
      <w:r>
        <w:fldChar w:fldCharType="end"/>
      </w:r>
      <w:r>
        <w:fldChar w:fldCharType="end"/>
      </w:r>
    </w:p>
    <w:p>
      <w:pPr>
        <w:pStyle w:val="19"/>
        <w:tabs>
          <w:tab w:val="right" w:leader="dot" w:pos="9350"/>
        </w:tabs>
      </w:pPr>
      <w:r>
        <w:fldChar w:fldCharType="begin"/>
      </w:r>
      <w:r>
        <w:instrText xml:space="preserve"> HYPERLINK \l "_Toc121708786" </w:instrText>
      </w:r>
      <w:r>
        <w:fldChar w:fldCharType="separate"/>
      </w:r>
      <w:r>
        <w:rPr>
          <w:rStyle w:val="15"/>
        </w:rPr>
        <w:t>1.2 Problem statement of the research</w:t>
      </w:r>
      <w:r>
        <w:tab/>
      </w:r>
      <w:r>
        <w:fldChar w:fldCharType="begin"/>
      </w:r>
      <w:r>
        <w:instrText xml:space="preserve"> PAGEREF _Toc121708786 \h </w:instrText>
      </w:r>
      <w:r>
        <w:fldChar w:fldCharType="separate"/>
      </w:r>
      <w:r>
        <w:t>3</w:t>
      </w:r>
      <w:r>
        <w:fldChar w:fldCharType="end"/>
      </w:r>
      <w:r>
        <w:fldChar w:fldCharType="end"/>
      </w:r>
    </w:p>
    <w:p>
      <w:pPr>
        <w:pStyle w:val="19"/>
        <w:tabs>
          <w:tab w:val="right" w:leader="dot" w:pos="9350"/>
        </w:tabs>
      </w:pPr>
      <w:r>
        <w:fldChar w:fldCharType="begin"/>
      </w:r>
      <w:r>
        <w:instrText xml:space="preserve"> HYPERLINK \l "_Toc121708787" </w:instrText>
      </w:r>
      <w:r>
        <w:fldChar w:fldCharType="separate"/>
      </w:r>
      <w:r>
        <w:rPr>
          <w:rStyle w:val="15"/>
        </w:rPr>
        <w:t>1.3 OBJECTIVES</w:t>
      </w:r>
      <w:r>
        <w:tab/>
      </w:r>
      <w:r>
        <w:fldChar w:fldCharType="begin"/>
      </w:r>
      <w:r>
        <w:instrText xml:space="preserve"> PAGEREF _Toc121708787 \h </w:instrText>
      </w:r>
      <w:r>
        <w:fldChar w:fldCharType="separate"/>
      </w:r>
      <w:r>
        <w:t>3</w:t>
      </w:r>
      <w:r>
        <w:fldChar w:fldCharType="end"/>
      </w:r>
      <w:r>
        <w:fldChar w:fldCharType="end"/>
      </w:r>
    </w:p>
    <w:p>
      <w:pPr>
        <w:pStyle w:val="19"/>
        <w:tabs>
          <w:tab w:val="right" w:leader="dot" w:pos="9350"/>
        </w:tabs>
      </w:pPr>
      <w:r>
        <w:fldChar w:fldCharType="begin"/>
      </w:r>
      <w:r>
        <w:instrText xml:space="preserve"> HYPERLINK \l "_Toc121708788" </w:instrText>
      </w:r>
      <w:r>
        <w:fldChar w:fldCharType="separate"/>
      </w:r>
      <w:r>
        <w:rPr>
          <w:rStyle w:val="15"/>
          <w:lang w:bidi="he-IL"/>
        </w:rPr>
        <w:t>1.3.1 Main Objective</w:t>
      </w:r>
      <w:r>
        <w:tab/>
      </w:r>
      <w:r>
        <w:fldChar w:fldCharType="begin"/>
      </w:r>
      <w:r>
        <w:instrText xml:space="preserve"> PAGEREF _Toc121708788 \h </w:instrText>
      </w:r>
      <w:r>
        <w:fldChar w:fldCharType="separate"/>
      </w:r>
      <w:r>
        <w:t>3</w:t>
      </w:r>
      <w:r>
        <w:fldChar w:fldCharType="end"/>
      </w:r>
      <w:r>
        <w:fldChar w:fldCharType="end"/>
      </w:r>
    </w:p>
    <w:p>
      <w:pPr>
        <w:pStyle w:val="20"/>
        <w:tabs>
          <w:tab w:val="right" w:leader="dot" w:pos="9350"/>
        </w:tabs>
      </w:pPr>
      <w:r>
        <w:fldChar w:fldCharType="begin"/>
      </w:r>
      <w:r>
        <w:instrText xml:space="preserve"> HYPERLINK \l "_Toc121708789" </w:instrText>
      </w:r>
      <w:r>
        <w:fldChar w:fldCharType="separate"/>
      </w:r>
      <w:r>
        <w:rPr>
          <w:rStyle w:val="15"/>
        </w:rPr>
        <w:t>1.3.2 Specific objectives</w:t>
      </w:r>
      <w:r>
        <w:tab/>
      </w:r>
      <w:r>
        <w:fldChar w:fldCharType="begin"/>
      </w:r>
      <w:r>
        <w:instrText xml:space="preserve"> PAGEREF _Toc121708789 \h </w:instrText>
      </w:r>
      <w:r>
        <w:fldChar w:fldCharType="separate"/>
      </w:r>
      <w:r>
        <w:t>3</w:t>
      </w:r>
      <w:r>
        <w:fldChar w:fldCharType="end"/>
      </w:r>
      <w:r>
        <w:fldChar w:fldCharType="end"/>
      </w:r>
    </w:p>
    <w:p>
      <w:pPr>
        <w:pStyle w:val="19"/>
        <w:tabs>
          <w:tab w:val="right" w:leader="dot" w:pos="9350"/>
        </w:tabs>
      </w:pPr>
      <w:r>
        <w:fldChar w:fldCharType="begin"/>
      </w:r>
      <w:r>
        <w:instrText xml:space="preserve"> HYPERLINK \l "_Toc121708790" </w:instrText>
      </w:r>
      <w:r>
        <w:fldChar w:fldCharType="separate"/>
      </w:r>
      <w:r>
        <w:rPr>
          <w:rStyle w:val="15"/>
        </w:rPr>
        <w:t>1.4 Hypotheses</w:t>
      </w:r>
      <w:r>
        <w:tab/>
      </w:r>
      <w:r>
        <w:fldChar w:fldCharType="begin"/>
      </w:r>
      <w:r>
        <w:instrText xml:space="preserve"> PAGEREF _Toc121708790 \h </w:instrText>
      </w:r>
      <w:r>
        <w:fldChar w:fldCharType="separate"/>
      </w:r>
      <w:r>
        <w:t>4</w:t>
      </w:r>
      <w:r>
        <w:fldChar w:fldCharType="end"/>
      </w:r>
      <w:r>
        <w:fldChar w:fldCharType="end"/>
      </w:r>
    </w:p>
    <w:p>
      <w:pPr>
        <w:pStyle w:val="19"/>
        <w:tabs>
          <w:tab w:val="right" w:leader="dot" w:pos="9350"/>
        </w:tabs>
      </w:pPr>
      <w:r>
        <w:fldChar w:fldCharType="begin"/>
      </w:r>
      <w:r>
        <w:instrText xml:space="preserve"> HYPERLINK \l "_Toc121708791" </w:instrText>
      </w:r>
      <w:r>
        <w:fldChar w:fldCharType="separate"/>
      </w:r>
      <w:r>
        <w:rPr>
          <w:rStyle w:val="15"/>
        </w:rPr>
        <w:t>1.5 Significance of the study</w:t>
      </w:r>
      <w:r>
        <w:tab/>
      </w:r>
      <w:r>
        <w:fldChar w:fldCharType="begin"/>
      </w:r>
      <w:r>
        <w:instrText xml:space="preserve"> PAGEREF _Toc121708791 \h </w:instrText>
      </w:r>
      <w:r>
        <w:fldChar w:fldCharType="separate"/>
      </w:r>
      <w:r>
        <w:t>4</w:t>
      </w:r>
      <w:r>
        <w:fldChar w:fldCharType="end"/>
      </w:r>
      <w:r>
        <w:fldChar w:fldCharType="end"/>
      </w:r>
    </w:p>
    <w:p>
      <w:pPr>
        <w:pStyle w:val="19"/>
        <w:tabs>
          <w:tab w:val="right" w:leader="dot" w:pos="9350"/>
        </w:tabs>
      </w:pPr>
      <w:r>
        <w:fldChar w:fldCharType="begin"/>
      </w:r>
      <w:r>
        <w:instrText xml:space="preserve"> HYPERLINK \l "_Toc121708792" </w:instrText>
      </w:r>
      <w:r>
        <w:fldChar w:fldCharType="separate"/>
      </w:r>
      <w:r>
        <w:rPr>
          <w:rStyle w:val="15"/>
        </w:rPr>
        <w:t>1.6 Literature review</w:t>
      </w:r>
      <w:r>
        <w:tab/>
      </w:r>
      <w:r>
        <w:fldChar w:fldCharType="begin"/>
      </w:r>
      <w:r>
        <w:instrText xml:space="preserve"> PAGEREF _Toc121708792 \h </w:instrText>
      </w:r>
      <w:r>
        <w:fldChar w:fldCharType="separate"/>
      </w:r>
      <w:r>
        <w:t>5</w:t>
      </w:r>
      <w:r>
        <w:fldChar w:fldCharType="end"/>
      </w:r>
      <w:r>
        <w:fldChar w:fldCharType="end"/>
      </w:r>
    </w:p>
    <w:p>
      <w:pPr>
        <w:pStyle w:val="20"/>
        <w:tabs>
          <w:tab w:val="right" w:leader="dot" w:pos="9350"/>
        </w:tabs>
      </w:pPr>
      <w:r>
        <w:fldChar w:fldCharType="begin"/>
      </w:r>
      <w:r>
        <w:instrText xml:space="preserve"> HYPERLINK \l "_Toc121708793" </w:instrText>
      </w:r>
      <w:r>
        <w:fldChar w:fldCharType="separate"/>
      </w:r>
      <w:r>
        <w:rPr>
          <w:rStyle w:val="15"/>
        </w:rPr>
        <w:t>1.6.1 Preventing Water Quality Problems for fish culture</w:t>
      </w:r>
      <w:r>
        <w:tab/>
      </w:r>
      <w:r>
        <w:fldChar w:fldCharType="begin"/>
      </w:r>
      <w:r>
        <w:instrText xml:space="preserve"> PAGEREF _Toc121708793 \h </w:instrText>
      </w:r>
      <w:r>
        <w:fldChar w:fldCharType="separate"/>
      </w:r>
      <w:r>
        <w:t>5</w:t>
      </w:r>
      <w:r>
        <w:fldChar w:fldCharType="end"/>
      </w:r>
      <w:r>
        <w:fldChar w:fldCharType="end"/>
      </w:r>
    </w:p>
    <w:p>
      <w:pPr>
        <w:pStyle w:val="20"/>
        <w:tabs>
          <w:tab w:val="right" w:leader="dot" w:pos="9350"/>
        </w:tabs>
      </w:pPr>
      <w:r>
        <w:fldChar w:fldCharType="begin"/>
      </w:r>
      <w:r>
        <w:instrText xml:space="preserve"> HYPERLINK \l "_Toc121708794" </w:instrText>
      </w:r>
      <w:r>
        <w:fldChar w:fldCharType="separate"/>
      </w:r>
      <w:r>
        <w:rPr>
          <w:rStyle w:val="15"/>
        </w:rPr>
        <w:t>1.</w:t>
      </w:r>
      <w:r>
        <w:rPr>
          <w:rStyle w:val="15"/>
          <w:rFonts w:eastAsia="Times New Roman"/>
        </w:rPr>
        <w:t xml:space="preserve">6.2 </w:t>
      </w:r>
      <w:r>
        <w:rPr>
          <w:rStyle w:val="15"/>
        </w:rPr>
        <w:t>Water Quality indicators</w:t>
      </w:r>
      <w:r>
        <w:tab/>
      </w:r>
      <w:r>
        <w:fldChar w:fldCharType="begin"/>
      </w:r>
      <w:r>
        <w:instrText xml:space="preserve"> PAGEREF _Toc121708794 \h </w:instrText>
      </w:r>
      <w:r>
        <w:fldChar w:fldCharType="separate"/>
      </w:r>
      <w:r>
        <w:t>5</w:t>
      </w:r>
      <w:r>
        <w:fldChar w:fldCharType="end"/>
      </w:r>
      <w:r>
        <w:fldChar w:fldCharType="end"/>
      </w:r>
    </w:p>
    <w:p>
      <w:pPr>
        <w:pStyle w:val="20"/>
        <w:tabs>
          <w:tab w:val="right" w:leader="dot" w:pos="9350"/>
        </w:tabs>
      </w:pPr>
      <w:r>
        <w:fldChar w:fldCharType="begin"/>
      </w:r>
      <w:r>
        <w:instrText xml:space="preserve"> HYPERLINK \l "_Toc121708795" </w:instrText>
      </w:r>
      <w:r>
        <w:fldChar w:fldCharType="separate"/>
      </w:r>
      <w:r>
        <w:rPr>
          <w:rStyle w:val="15"/>
        </w:rPr>
        <w:t>1.6.3 Factors affecting distribution of microbes in fish pond</w:t>
      </w:r>
      <w:r>
        <w:tab/>
      </w:r>
      <w:r>
        <w:fldChar w:fldCharType="begin"/>
      </w:r>
      <w:r>
        <w:instrText xml:space="preserve"> PAGEREF _Toc121708795 \h </w:instrText>
      </w:r>
      <w:r>
        <w:fldChar w:fldCharType="separate"/>
      </w:r>
      <w:r>
        <w:t>6</w:t>
      </w:r>
      <w:r>
        <w:fldChar w:fldCharType="end"/>
      </w:r>
      <w:r>
        <w:fldChar w:fldCharType="end"/>
      </w:r>
    </w:p>
    <w:p>
      <w:pPr>
        <w:pStyle w:val="20"/>
        <w:tabs>
          <w:tab w:val="right" w:leader="dot" w:pos="9350"/>
        </w:tabs>
      </w:pPr>
      <w:r>
        <w:fldChar w:fldCharType="begin"/>
      </w:r>
      <w:r>
        <w:instrText xml:space="preserve"> HYPERLINK \l "_Toc121708796" </w:instrText>
      </w:r>
      <w:r>
        <w:fldChar w:fldCharType="separate"/>
      </w:r>
      <w:r>
        <w:rPr>
          <w:rStyle w:val="15"/>
        </w:rPr>
        <w:t>1.6.4</w:t>
      </w:r>
      <w:r>
        <w:rPr>
          <w:rStyle w:val="15"/>
          <w:b/>
        </w:rPr>
        <w:t xml:space="preserve">. </w:t>
      </w:r>
      <w:r>
        <w:rPr>
          <w:rStyle w:val="15"/>
        </w:rPr>
        <w:t>Determination of Total Coliform Load</w:t>
      </w:r>
      <w:r>
        <w:tab/>
      </w:r>
      <w:r>
        <w:fldChar w:fldCharType="begin"/>
      </w:r>
      <w:r>
        <w:instrText xml:space="preserve"> PAGEREF _Toc121708796 \h </w:instrText>
      </w:r>
      <w:r>
        <w:fldChar w:fldCharType="separate"/>
      </w:r>
      <w:r>
        <w:t>7</w:t>
      </w:r>
      <w:r>
        <w:fldChar w:fldCharType="end"/>
      </w:r>
      <w:r>
        <w:fldChar w:fldCharType="end"/>
      </w:r>
    </w:p>
    <w:p>
      <w:pPr>
        <w:pStyle w:val="18"/>
        <w:tabs>
          <w:tab w:val="right" w:leader="dot" w:pos="9350"/>
        </w:tabs>
      </w:pPr>
      <w:r>
        <w:fldChar w:fldCharType="begin"/>
      </w:r>
      <w:r>
        <w:instrText xml:space="preserve"> HYPERLINK \l "_Toc121708797" </w:instrText>
      </w:r>
      <w:r>
        <w:fldChar w:fldCharType="separate"/>
      </w:r>
      <w:r>
        <w:rPr>
          <w:rStyle w:val="15"/>
        </w:rPr>
        <w:t>2.0 MATERIAL AND METHODS</w:t>
      </w:r>
      <w:r>
        <w:tab/>
      </w:r>
      <w:r>
        <w:fldChar w:fldCharType="begin"/>
      </w:r>
      <w:r>
        <w:instrText xml:space="preserve"> PAGEREF _Toc121708797 \h </w:instrText>
      </w:r>
      <w:r>
        <w:fldChar w:fldCharType="separate"/>
      </w:r>
      <w:r>
        <w:t>8</w:t>
      </w:r>
      <w:r>
        <w:fldChar w:fldCharType="end"/>
      </w:r>
      <w:r>
        <w:fldChar w:fldCharType="end"/>
      </w:r>
    </w:p>
    <w:p>
      <w:pPr>
        <w:pStyle w:val="19"/>
        <w:tabs>
          <w:tab w:val="right" w:leader="dot" w:pos="9350"/>
        </w:tabs>
      </w:pPr>
      <w:r>
        <w:fldChar w:fldCharType="begin"/>
      </w:r>
      <w:r>
        <w:instrText xml:space="preserve"> HYPERLINK \l "_Toc121708798" </w:instrText>
      </w:r>
      <w:r>
        <w:fldChar w:fldCharType="separate"/>
      </w:r>
      <w:r>
        <w:rPr>
          <w:rStyle w:val="15"/>
        </w:rPr>
        <w:t>2.1 Study site</w:t>
      </w:r>
      <w:r>
        <w:tab/>
      </w:r>
      <w:r>
        <w:fldChar w:fldCharType="begin"/>
      </w:r>
      <w:r>
        <w:instrText xml:space="preserve"> PAGEREF _Toc121708798 \h </w:instrText>
      </w:r>
      <w:r>
        <w:fldChar w:fldCharType="separate"/>
      </w:r>
      <w:r>
        <w:t>8</w:t>
      </w:r>
      <w:r>
        <w:fldChar w:fldCharType="end"/>
      </w:r>
      <w:r>
        <w:fldChar w:fldCharType="end"/>
      </w:r>
    </w:p>
    <w:p>
      <w:pPr>
        <w:pStyle w:val="19"/>
        <w:tabs>
          <w:tab w:val="right" w:leader="dot" w:pos="9350"/>
        </w:tabs>
      </w:pPr>
      <w:r>
        <w:fldChar w:fldCharType="begin"/>
      </w:r>
      <w:r>
        <w:instrText xml:space="preserve"> HYPERLINK \l "_Toc121708799" </w:instrText>
      </w:r>
      <w:r>
        <w:fldChar w:fldCharType="separate"/>
      </w:r>
      <w:r>
        <w:rPr>
          <w:rStyle w:val="15"/>
        </w:rPr>
        <w:t>2.3 Sample collection</w:t>
      </w:r>
      <w:r>
        <w:tab/>
      </w:r>
      <w:r>
        <w:fldChar w:fldCharType="begin"/>
      </w:r>
      <w:r>
        <w:instrText xml:space="preserve"> PAGEREF _Toc121708799 \h </w:instrText>
      </w:r>
      <w:r>
        <w:fldChar w:fldCharType="separate"/>
      </w:r>
      <w:r>
        <w:t>9</w:t>
      </w:r>
      <w:r>
        <w:fldChar w:fldCharType="end"/>
      </w:r>
      <w:r>
        <w:fldChar w:fldCharType="end"/>
      </w:r>
    </w:p>
    <w:p>
      <w:pPr>
        <w:pStyle w:val="19"/>
        <w:tabs>
          <w:tab w:val="right" w:leader="dot" w:pos="9350"/>
        </w:tabs>
      </w:pPr>
      <w:r>
        <w:fldChar w:fldCharType="begin"/>
      </w:r>
      <w:r>
        <w:instrText xml:space="preserve"> HYPERLINK \l "_Toc121708800" </w:instrText>
      </w:r>
      <w:r>
        <w:fldChar w:fldCharType="separate"/>
      </w:r>
      <w:r>
        <w:rPr>
          <w:rStyle w:val="15"/>
        </w:rPr>
        <w:t>2.4</w:t>
      </w:r>
      <w:r>
        <w:rPr>
          <w:rStyle w:val="15"/>
          <w:b/>
        </w:rPr>
        <w:t xml:space="preserve"> </w:t>
      </w:r>
      <w:r>
        <w:rPr>
          <w:rStyle w:val="15"/>
        </w:rPr>
        <w:t>Sub sampling of untested sample</w:t>
      </w:r>
      <w:r>
        <w:tab/>
      </w:r>
      <w:r>
        <w:fldChar w:fldCharType="begin"/>
      </w:r>
      <w:r>
        <w:instrText xml:space="preserve"> PAGEREF _Toc121708800 \h </w:instrText>
      </w:r>
      <w:r>
        <w:fldChar w:fldCharType="separate"/>
      </w:r>
      <w:r>
        <w:t>10</w:t>
      </w:r>
      <w:r>
        <w:fldChar w:fldCharType="end"/>
      </w:r>
      <w:r>
        <w:fldChar w:fldCharType="end"/>
      </w:r>
    </w:p>
    <w:p>
      <w:pPr>
        <w:pStyle w:val="19"/>
        <w:tabs>
          <w:tab w:val="right" w:leader="dot" w:pos="9350"/>
        </w:tabs>
      </w:pPr>
      <w:r>
        <w:fldChar w:fldCharType="begin"/>
      </w:r>
      <w:r>
        <w:instrText xml:space="preserve"> HYPERLINK \l "_Toc121708801" </w:instrText>
      </w:r>
      <w:r>
        <w:fldChar w:fldCharType="separate"/>
      </w:r>
      <w:r>
        <w:rPr>
          <w:rStyle w:val="15"/>
        </w:rPr>
        <w:t>2.6 Data analysis</w:t>
      </w:r>
      <w:r>
        <w:tab/>
      </w:r>
      <w:r>
        <w:fldChar w:fldCharType="begin"/>
      </w:r>
      <w:r>
        <w:instrText xml:space="preserve"> PAGEREF _Toc121708801 \h </w:instrText>
      </w:r>
      <w:r>
        <w:fldChar w:fldCharType="separate"/>
      </w:r>
      <w:r>
        <w:t>11</w:t>
      </w:r>
      <w:r>
        <w:fldChar w:fldCharType="end"/>
      </w:r>
      <w:r>
        <w:fldChar w:fldCharType="end"/>
      </w:r>
    </w:p>
    <w:p>
      <w:pPr>
        <w:pStyle w:val="18"/>
        <w:tabs>
          <w:tab w:val="right" w:leader="dot" w:pos="9350"/>
        </w:tabs>
      </w:pPr>
      <w:r>
        <w:fldChar w:fldCharType="begin"/>
      </w:r>
      <w:r>
        <w:instrText xml:space="preserve"> HYPERLINK \l "_Toc121708802" </w:instrText>
      </w:r>
      <w:r>
        <w:fldChar w:fldCharType="separate"/>
      </w:r>
      <w:r>
        <w:rPr>
          <w:rStyle w:val="15"/>
        </w:rPr>
        <w:t>3.0 OTHER IMPORTANT INFORMATION</w:t>
      </w:r>
      <w:r>
        <w:tab/>
      </w:r>
      <w:r>
        <w:fldChar w:fldCharType="begin"/>
      </w:r>
      <w:r>
        <w:instrText xml:space="preserve"> PAGEREF _Toc121708802 \h </w:instrText>
      </w:r>
      <w:r>
        <w:fldChar w:fldCharType="separate"/>
      </w:r>
      <w:r>
        <w:t>12</w:t>
      </w:r>
      <w:r>
        <w:fldChar w:fldCharType="end"/>
      </w:r>
      <w:r>
        <w:fldChar w:fldCharType="end"/>
      </w:r>
    </w:p>
    <w:p>
      <w:pPr>
        <w:pStyle w:val="19"/>
        <w:tabs>
          <w:tab w:val="right" w:leader="dot" w:pos="9350"/>
        </w:tabs>
      </w:pPr>
      <w:r>
        <w:fldChar w:fldCharType="begin"/>
      </w:r>
      <w:r>
        <w:instrText xml:space="preserve"> HYPERLINK \l "_Toc121708803" </w:instrText>
      </w:r>
      <w:r>
        <w:fldChar w:fldCharType="separate"/>
      </w:r>
      <w:r>
        <w:rPr>
          <w:rStyle w:val="15"/>
        </w:rPr>
        <w:t>3.1 Work plan</w:t>
      </w:r>
      <w:r>
        <w:tab/>
      </w:r>
      <w:r>
        <w:fldChar w:fldCharType="begin"/>
      </w:r>
      <w:r>
        <w:instrText xml:space="preserve"> PAGEREF _Toc121708803 \h </w:instrText>
      </w:r>
      <w:r>
        <w:fldChar w:fldCharType="separate"/>
      </w:r>
      <w:r>
        <w:t>12</w:t>
      </w:r>
      <w:r>
        <w:fldChar w:fldCharType="end"/>
      </w:r>
      <w:r>
        <w:fldChar w:fldCharType="end"/>
      </w:r>
    </w:p>
    <w:p>
      <w:pPr>
        <w:pStyle w:val="19"/>
        <w:tabs>
          <w:tab w:val="right" w:leader="dot" w:pos="9350"/>
        </w:tabs>
      </w:pPr>
      <w:r>
        <w:fldChar w:fldCharType="begin"/>
      </w:r>
      <w:r>
        <w:instrText xml:space="preserve"> HYPERLINK \l "_Toc121708804" </w:instrText>
      </w:r>
      <w:r>
        <w:fldChar w:fldCharType="separate"/>
      </w:r>
      <w:r>
        <w:rPr>
          <w:rStyle w:val="15"/>
        </w:rPr>
        <w:t>3.2 Budget</w:t>
      </w:r>
      <w:r>
        <w:tab/>
      </w:r>
      <w:r>
        <w:fldChar w:fldCharType="begin"/>
      </w:r>
      <w:r>
        <w:instrText xml:space="preserve"> PAGEREF _Toc121708804 \h </w:instrText>
      </w:r>
      <w:r>
        <w:fldChar w:fldCharType="separate"/>
      </w:r>
      <w:r>
        <w:t>13</w:t>
      </w:r>
      <w:r>
        <w:fldChar w:fldCharType="end"/>
      </w:r>
      <w:r>
        <w:fldChar w:fldCharType="end"/>
      </w:r>
    </w:p>
    <w:p>
      <w:pPr>
        <w:pStyle w:val="18"/>
        <w:tabs>
          <w:tab w:val="right" w:leader="dot" w:pos="9350"/>
        </w:tabs>
      </w:pPr>
      <w:r>
        <w:fldChar w:fldCharType="begin"/>
      </w:r>
      <w:r>
        <w:instrText xml:space="preserve"> HYPERLINK \l "_Toc121708805" </w:instrText>
      </w:r>
      <w:r>
        <w:fldChar w:fldCharType="separate"/>
      </w:r>
      <w:r>
        <w:rPr>
          <w:rStyle w:val="15"/>
        </w:rPr>
        <w:t>4.0 REFERENCES</w:t>
      </w:r>
      <w:r>
        <w:tab/>
      </w:r>
      <w:r>
        <w:fldChar w:fldCharType="begin"/>
      </w:r>
      <w:r>
        <w:instrText xml:space="preserve"> PAGEREF _Toc121708805 \h </w:instrText>
      </w:r>
      <w:r>
        <w:fldChar w:fldCharType="separate"/>
      </w:r>
      <w:r>
        <w:t>14</w:t>
      </w:r>
      <w:r>
        <w:fldChar w:fldCharType="end"/>
      </w:r>
      <w:r>
        <w:fldChar w:fldCharType="end"/>
      </w:r>
    </w:p>
    <w:p>
      <w:pPr>
        <w:pStyle w:val="18"/>
        <w:tabs>
          <w:tab w:val="right" w:leader="dot" w:pos="9350"/>
        </w:tabs>
      </w:pPr>
      <w:r>
        <w:fldChar w:fldCharType="begin"/>
      </w:r>
      <w:r>
        <w:instrText xml:space="preserve"> HYPERLINK \l "_Toc121708806" </w:instrText>
      </w:r>
      <w:r>
        <w:fldChar w:fldCharType="separate"/>
      </w:r>
      <w:r>
        <w:rPr>
          <w:rStyle w:val="15"/>
          <w:rFonts w:cs="Times New Roman"/>
          <w:shd w:val="clear" w:color="auto" w:fill="FFFFFF"/>
        </w:rPr>
        <w:t>.</w:t>
      </w:r>
      <w:r>
        <w:tab/>
      </w:r>
      <w:r>
        <w:fldChar w:fldCharType="begin"/>
      </w:r>
      <w:r>
        <w:instrText xml:space="preserve"> PAGEREF _Toc121708806 \h </w:instrText>
      </w:r>
      <w:r>
        <w:fldChar w:fldCharType="separate"/>
      </w:r>
      <w:r>
        <w:t>16</w:t>
      </w:r>
      <w:r>
        <w:fldChar w:fldCharType="end"/>
      </w:r>
      <w:r>
        <w:fldChar w:fldCharType="end"/>
      </w:r>
    </w:p>
    <w:p>
      <w:r>
        <w:rPr>
          <w:b/>
          <w:bCs/>
        </w:rPr>
        <w:fldChar w:fldCharType="end"/>
      </w:r>
      <w:commentRangeEnd w:id="2"/>
      <w:r>
        <w:commentReference w:id="2"/>
      </w:r>
    </w:p>
    <w:p>
      <w:pPr>
        <w:rPr>
          <w:rFonts w:ascii="Times New Roman" w:hAnsi="Times New Roman" w:cs="Times New Roman"/>
          <w:b/>
          <w:sz w:val="24"/>
          <w:szCs w:val="24"/>
          <w:lang w:val="en-GB"/>
        </w:rPr>
      </w:pPr>
    </w:p>
    <w:p>
      <w:pPr>
        <w:rPr>
          <w:del w:id="10" w:author="Nyamisi" w:date="2022-12-13T19:17:04Z"/>
          <w:rFonts w:ascii="Times New Roman" w:hAnsi="Times New Roman" w:cs="Times New Roman"/>
          <w:b/>
          <w:sz w:val="24"/>
          <w:szCs w:val="24"/>
          <w:lang w:val="en-GB"/>
        </w:rPr>
      </w:pPr>
    </w:p>
    <w:p>
      <w:pPr>
        <w:jc w:val="center"/>
        <w:rPr>
          <w:rFonts w:ascii="Times New Roman" w:hAnsi="Times New Roman" w:cs="Times New Roman"/>
          <w:b/>
          <w:sz w:val="24"/>
          <w:szCs w:val="24"/>
          <w:lang w:val="en-GB"/>
        </w:rPr>
        <w:sectPr>
          <w:pgSz w:w="12240" w:h="15840"/>
          <w:pgMar w:top="1440" w:right="1440" w:bottom="1440" w:left="1440" w:header="720" w:footer="720" w:gutter="0"/>
          <w:pgNumType w:fmt="lowerRoman" w:start="1"/>
          <w:cols w:space="720" w:num="1"/>
          <w:docGrid w:linePitch="360" w:charSpace="0"/>
        </w:sectPr>
      </w:pPr>
    </w:p>
    <w:p>
      <w:pPr>
        <w:jc w:val="both"/>
        <w:rPr>
          <w:del w:id="12" w:author="Nyamisi" w:date="2022-12-13T19:17:02Z"/>
          <w:rFonts w:ascii="Times New Roman" w:hAnsi="Times New Roman" w:cs="Times New Roman"/>
          <w:b/>
          <w:sz w:val="24"/>
          <w:szCs w:val="24"/>
          <w:lang w:val="en-GB"/>
        </w:rPr>
        <w:pPrChange w:id="11" w:author="Nyamisi" w:date="2022-12-13T19:17:03Z">
          <w:pPr>
            <w:jc w:val="center"/>
          </w:pPr>
        </w:pPrChange>
      </w:pPr>
    </w:p>
    <w:p>
      <w:pPr>
        <w:pStyle w:val="2"/>
      </w:pPr>
      <w:bookmarkStart w:id="1" w:name="_Toc121708784"/>
      <w:bookmarkStart w:id="2" w:name="_Toc94492865"/>
    </w:p>
    <w:p>
      <w:pPr>
        <w:pStyle w:val="2"/>
      </w:pPr>
      <w:r>
        <w:t>1.0 INTRODUCTION</w:t>
      </w:r>
      <w:bookmarkEnd w:id="1"/>
      <w:bookmarkEnd w:id="2"/>
    </w:p>
    <w:p>
      <w:pPr>
        <w:pStyle w:val="3"/>
        <w:spacing w:line="360" w:lineRule="auto"/>
        <w:jc w:val="both"/>
        <w:rPr>
          <w:rFonts w:cs="Times New Roman"/>
          <w:szCs w:val="24"/>
          <w:lang w:bidi="he-IL"/>
        </w:rPr>
      </w:pPr>
      <w:bookmarkStart w:id="3" w:name="_Toc94492866"/>
    </w:p>
    <w:p>
      <w:pPr>
        <w:pStyle w:val="3"/>
        <w:spacing w:line="360" w:lineRule="auto"/>
        <w:rPr>
          <w:rFonts w:cs="Times New Roman"/>
          <w:szCs w:val="24"/>
        </w:rPr>
      </w:pPr>
      <w:bookmarkStart w:id="4" w:name="_Toc121708785"/>
      <w:r>
        <w:rPr>
          <w:rFonts w:cs="Times New Roman"/>
          <w:szCs w:val="24"/>
        </w:rPr>
        <w:t>1.1 General introduction</w:t>
      </w:r>
      <w:bookmarkEnd w:id="3"/>
      <w:bookmarkEnd w:id="4"/>
    </w:p>
    <w:p>
      <w:pPr>
        <w:spacing w:line="360" w:lineRule="auto"/>
        <w:ind w:left="-5" w:right="39"/>
        <w:jc w:val="both"/>
        <w:rPr>
          <w:rFonts w:ascii="Times New Roman" w:hAnsi="Times New Roman" w:eastAsia="Times New Roman" w:cs="Times New Roman"/>
          <w:color w:val="000000"/>
          <w:sz w:val="24"/>
          <w:szCs w:val="24"/>
        </w:rPr>
      </w:pPr>
      <w:commentRangeStart w:id="3"/>
      <w:r>
        <w:rPr>
          <w:rFonts w:ascii="Times New Roman" w:hAnsi="Times New Roman" w:eastAsia="Times New Roman" w:cs="Times New Roman"/>
          <w:color w:val="000000"/>
          <w:sz w:val="24"/>
          <w:szCs w:val="24"/>
        </w:rPr>
        <w:t>Water consist essential requirement such dissolved oxygen Temperature  microorganism nutrients for fish metabolism growth and reproduction</w:t>
      </w:r>
      <w:ins w:id="13" w:author="Nyamisi" w:date="2022-12-13T16:17:26Z">
        <w:r>
          <w:rPr>
            <w:rFonts w:hint="default" w:ascii="Times New Roman" w:hAnsi="Times New Roman" w:eastAsia="Times New Roman" w:cs="Times New Roman"/>
            <w:color w:val="000000"/>
            <w:sz w:val="24"/>
            <w:szCs w:val="24"/>
            <w:lang w:val="en-GB"/>
          </w:rPr>
          <w:t>.</w:t>
        </w:r>
      </w:ins>
      <w:r>
        <w:rPr>
          <w:rFonts w:ascii="Times New Roman" w:hAnsi="Times New Roman" w:eastAsia="Times New Roman" w:cs="Times New Roman"/>
          <w:color w:val="000000"/>
          <w:sz w:val="24"/>
          <w:szCs w:val="24"/>
        </w:rPr>
        <w:t xml:space="preserve">   </w:t>
      </w:r>
      <w:ins w:id="14" w:author="Nyamisi" w:date="2022-12-13T16:17:33Z">
        <w:r>
          <w:rPr>
            <w:rFonts w:hint="default" w:ascii="Times New Roman" w:hAnsi="Times New Roman" w:eastAsia="Times New Roman" w:cs="Times New Roman"/>
            <w:color w:val="000000"/>
            <w:sz w:val="24"/>
            <w:szCs w:val="24"/>
            <w:lang w:val="en-GB"/>
          </w:rPr>
          <w:t>F</w:t>
        </w:r>
      </w:ins>
      <w:del w:id="15" w:author="Nyamisi" w:date="2022-12-13T16:17:32Z">
        <w:r>
          <w:rPr>
            <w:rFonts w:ascii="Times New Roman" w:hAnsi="Times New Roman" w:eastAsia="Times New Roman" w:cs="Times New Roman"/>
            <w:color w:val="000000"/>
            <w:sz w:val="24"/>
            <w:szCs w:val="24"/>
          </w:rPr>
          <w:delText>f</w:delText>
        </w:r>
      </w:del>
      <w:r>
        <w:rPr>
          <w:rFonts w:ascii="Times New Roman" w:hAnsi="Times New Roman" w:eastAsia="Times New Roman" w:cs="Times New Roman"/>
          <w:color w:val="000000"/>
          <w:sz w:val="24"/>
          <w:szCs w:val="24"/>
        </w:rPr>
        <w:t>ish  perform all  bodily functions within water as culture environment</w:t>
      </w:r>
      <w:ins w:id="16" w:author="Nyamisi" w:date="2022-12-13T16:17:46Z">
        <w:r>
          <w:rPr>
            <w:rFonts w:hint="default" w:ascii="Times New Roman" w:hAnsi="Times New Roman" w:eastAsia="Times New Roman" w:cs="Times New Roman"/>
            <w:color w:val="000000"/>
            <w:sz w:val="24"/>
            <w:szCs w:val="24"/>
            <w:lang w:val="en-GB"/>
          </w:rPr>
          <w:t>.</w:t>
        </w:r>
      </w:ins>
      <w:r>
        <w:rPr>
          <w:rFonts w:ascii="Times New Roman" w:hAnsi="Times New Roman" w:eastAsia="Times New Roman" w:cs="Times New Roman"/>
          <w:color w:val="000000"/>
          <w:sz w:val="24"/>
          <w:szCs w:val="24"/>
        </w:rPr>
        <w:t xml:space="preserve"> </w:t>
      </w:r>
      <w:del w:id="17" w:author="Nyamisi" w:date="2022-12-13T16:18:17Z">
        <w:r>
          <w:rPr>
            <w:rFonts w:hint="default" w:ascii="Times New Roman" w:hAnsi="Times New Roman" w:eastAsia="Times New Roman" w:cs="Times New Roman"/>
            <w:color w:val="000000"/>
            <w:sz w:val="24"/>
            <w:szCs w:val="24"/>
            <w:lang w:val="en-US"/>
          </w:rPr>
          <w:delText>also f</w:delText>
        </w:r>
      </w:del>
      <w:ins w:id="18" w:author="Nyamisi" w:date="2022-12-13T16:18:18Z">
        <w:r>
          <w:rPr>
            <w:rFonts w:hint="default" w:ascii="Times New Roman" w:hAnsi="Times New Roman" w:eastAsia="Times New Roman" w:cs="Times New Roman"/>
            <w:color w:val="000000"/>
            <w:sz w:val="24"/>
            <w:szCs w:val="24"/>
            <w:lang w:val="en-GB"/>
          </w:rPr>
          <w:t>F</w:t>
        </w:r>
      </w:ins>
      <w:r>
        <w:rPr>
          <w:rFonts w:ascii="Times New Roman" w:hAnsi="Times New Roman" w:eastAsia="Times New Roman" w:cs="Times New Roman"/>
          <w:color w:val="000000"/>
          <w:sz w:val="24"/>
          <w:szCs w:val="24"/>
        </w:rPr>
        <w:t>ish</w:t>
      </w:r>
      <w:ins w:id="19" w:author="Nyamisi" w:date="2022-12-13T16:18:32Z">
        <w:r>
          <w:rPr>
            <w:rFonts w:hint="default" w:ascii="Times New Roman" w:hAnsi="Times New Roman" w:eastAsia="Times New Roman" w:cs="Times New Roman"/>
            <w:color w:val="000000"/>
            <w:sz w:val="24"/>
            <w:szCs w:val="24"/>
            <w:lang w:val="en-GB"/>
          </w:rPr>
          <w:t>es</w:t>
        </w:r>
      </w:ins>
      <w:r>
        <w:rPr>
          <w:rFonts w:ascii="Times New Roman" w:hAnsi="Times New Roman" w:eastAsia="Times New Roman" w:cs="Times New Roman"/>
          <w:color w:val="000000"/>
          <w:sz w:val="24"/>
          <w:szCs w:val="24"/>
        </w:rPr>
        <w:t xml:space="preserve">  </w:t>
      </w:r>
      <w:del w:id="20" w:author="Nyamisi" w:date="2022-12-13T16:18:26Z">
        <w:r>
          <w:rPr>
            <w:rFonts w:ascii="Times New Roman" w:hAnsi="Times New Roman" w:eastAsia="Times New Roman" w:cs="Times New Roman"/>
            <w:color w:val="000000"/>
            <w:sz w:val="24"/>
            <w:szCs w:val="24"/>
          </w:rPr>
          <w:delText xml:space="preserve">are </w:delText>
        </w:r>
      </w:del>
      <w:del w:id="21" w:author="Nyamisi" w:date="2022-12-13T16:18:22Z">
        <w:r>
          <w:rPr>
            <w:rFonts w:ascii="Times New Roman" w:hAnsi="Times New Roman" w:eastAsia="Times New Roman" w:cs="Times New Roman"/>
            <w:color w:val="000000"/>
            <w:sz w:val="24"/>
            <w:szCs w:val="24"/>
          </w:rPr>
          <w:delText xml:space="preserve">totally </w:delText>
        </w:r>
      </w:del>
      <w:r>
        <w:rPr>
          <w:rFonts w:ascii="Times New Roman" w:hAnsi="Times New Roman" w:eastAsia="Times New Roman" w:cs="Times New Roman"/>
          <w:color w:val="000000"/>
          <w:sz w:val="24"/>
          <w:szCs w:val="24"/>
        </w:rPr>
        <w:t xml:space="preserve">depend </w:t>
      </w:r>
      <w:ins w:id="22" w:author="Nyamisi" w:date="2022-12-13T16:18:36Z">
        <w:r>
          <w:rPr>
            <w:rFonts w:hint="default" w:ascii="Times New Roman" w:hAnsi="Times New Roman" w:eastAsia="Times New Roman" w:cs="Times New Roman"/>
            <w:color w:val="000000"/>
            <w:sz w:val="24"/>
            <w:szCs w:val="24"/>
            <w:lang w:val="en-GB"/>
          </w:rPr>
          <w:t>o</w:t>
        </w:r>
      </w:ins>
      <w:ins w:id="23" w:author="Nyamisi" w:date="2022-12-13T16:18:37Z">
        <w:r>
          <w:rPr>
            <w:rFonts w:hint="default" w:ascii="Times New Roman" w:hAnsi="Times New Roman" w:eastAsia="Times New Roman" w:cs="Times New Roman"/>
            <w:color w:val="000000"/>
            <w:sz w:val="24"/>
            <w:szCs w:val="24"/>
            <w:lang w:val="en-GB"/>
          </w:rPr>
          <w:t xml:space="preserve">n </w:t>
        </w:r>
      </w:ins>
      <w:r>
        <w:rPr>
          <w:rFonts w:ascii="Times New Roman" w:hAnsi="Times New Roman" w:eastAsia="Times New Roman" w:cs="Times New Roman"/>
          <w:color w:val="000000"/>
          <w:sz w:val="24"/>
          <w:szCs w:val="24"/>
        </w:rPr>
        <w:t xml:space="preserve">water </w:t>
      </w:r>
      <w:del w:id="24" w:author="Nyamisi" w:date="2022-12-13T16:18:42Z">
        <w:r>
          <w:rPr>
            <w:rFonts w:hint="default" w:ascii="Times New Roman" w:hAnsi="Times New Roman" w:eastAsia="Times New Roman" w:cs="Times New Roman"/>
            <w:color w:val="000000"/>
            <w:sz w:val="24"/>
            <w:szCs w:val="24"/>
            <w:lang w:val="en-US"/>
          </w:rPr>
          <w:delText xml:space="preserve">to </w:delText>
        </w:r>
      </w:del>
      <w:ins w:id="25" w:author="Nyamisi" w:date="2022-12-13T16:18:42Z">
        <w:r>
          <w:rPr>
            <w:rFonts w:hint="default" w:ascii="Times New Roman" w:hAnsi="Times New Roman" w:eastAsia="Times New Roman" w:cs="Times New Roman"/>
            <w:color w:val="000000"/>
            <w:sz w:val="24"/>
            <w:szCs w:val="24"/>
            <w:lang w:val="en-GB"/>
          </w:rPr>
          <w:t>for</w:t>
        </w:r>
      </w:ins>
      <w:ins w:id="26" w:author="Nyamisi" w:date="2022-12-13T16:18:44Z">
        <w:r>
          <w:rPr>
            <w:rFonts w:hint="default" w:ascii="Times New Roman" w:hAnsi="Times New Roman" w:eastAsia="Times New Roman" w:cs="Times New Roman"/>
            <w:color w:val="000000"/>
            <w:sz w:val="24"/>
            <w:szCs w:val="24"/>
            <w:lang w:val="en-GB"/>
          </w:rPr>
          <w:t xml:space="preserve"> </w:t>
        </w:r>
      </w:ins>
      <w:r>
        <w:rPr>
          <w:rFonts w:ascii="Times New Roman" w:hAnsi="Times New Roman" w:eastAsia="Times New Roman" w:cs="Times New Roman"/>
          <w:color w:val="000000"/>
          <w:sz w:val="24"/>
          <w:szCs w:val="24"/>
        </w:rPr>
        <w:t>breath</w:t>
      </w:r>
      <w:del w:id="27" w:author="Nyamisi" w:date="2022-12-13T16:18:46Z">
        <w:r>
          <w:rPr>
            <w:rFonts w:ascii="Times New Roman" w:hAnsi="Times New Roman" w:eastAsia="Times New Roman" w:cs="Times New Roman"/>
            <w:color w:val="000000"/>
            <w:sz w:val="24"/>
            <w:szCs w:val="24"/>
          </w:rPr>
          <w:delText>e</w:delText>
        </w:r>
      </w:del>
      <w:ins w:id="28" w:author="Nyamisi" w:date="2022-12-13T16:18:47Z">
        <w:r>
          <w:rPr>
            <w:rFonts w:hint="default" w:ascii="Times New Roman" w:hAnsi="Times New Roman" w:eastAsia="Times New Roman" w:cs="Times New Roman"/>
            <w:color w:val="000000"/>
            <w:sz w:val="24"/>
            <w:szCs w:val="24"/>
            <w:lang w:val="en-GB"/>
          </w:rPr>
          <w:t>i</w:t>
        </w:r>
      </w:ins>
      <w:ins w:id="29" w:author="Nyamisi" w:date="2022-12-13T16:18:48Z">
        <w:r>
          <w:rPr>
            <w:rFonts w:hint="default" w:ascii="Times New Roman" w:hAnsi="Times New Roman" w:eastAsia="Times New Roman" w:cs="Times New Roman"/>
            <w:color w:val="000000"/>
            <w:sz w:val="24"/>
            <w:szCs w:val="24"/>
            <w:lang w:val="en-GB"/>
          </w:rPr>
          <w:t>ng</w:t>
        </w:r>
      </w:ins>
      <w:r>
        <w:rPr>
          <w:rFonts w:ascii="Times New Roman" w:hAnsi="Times New Roman" w:eastAsia="Times New Roman" w:cs="Times New Roman"/>
          <w:color w:val="000000"/>
          <w:sz w:val="24"/>
          <w:szCs w:val="24"/>
        </w:rPr>
        <w:t>, feed</w:t>
      </w:r>
      <w:ins w:id="30" w:author="Nyamisi" w:date="2022-12-13T16:18:52Z">
        <w:r>
          <w:rPr>
            <w:rFonts w:hint="default" w:ascii="Times New Roman" w:hAnsi="Times New Roman" w:eastAsia="Times New Roman" w:cs="Times New Roman"/>
            <w:color w:val="000000"/>
            <w:sz w:val="24"/>
            <w:szCs w:val="24"/>
            <w:lang w:val="en-GB"/>
          </w:rPr>
          <w:t>ing</w:t>
        </w:r>
      </w:ins>
      <w:r>
        <w:rPr>
          <w:rFonts w:ascii="Times New Roman" w:hAnsi="Times New Roman" w:eastAsia="Times New Roman" w:cs="Times New Roman"/>
          <w:color w:val="000000"/>
          <w:sz w:val="24"/>
          <w:szCs w:val="24"/>
        </w:rPr>
        <w:t xml:space="preserve"> and grow</w:t>
      </w:r>
      <w:ins w:id="31" w:author="Nyamisi" w:date="2022-12-13T16:18:59Z">
        <w:r>
          <w:rPr>
            <w:rFonts w:hint="default" w:ascii="Times New Roman" w:hAnsi="Times New Roman" w:eastAsia="Times New Roman" w:cs="Times New Roman"/>
            <w:color w:val="000000"/>
            <w:sz w:val="24"/>
            <w:szCs w:val="24"/>
            <w:lang w:val="en-GB"/>
          </w:rPr>
          <w:t>th</w:t>
        </w:r>
      </w:ins>
      <w:r>
        <w:rPr>
          <w:rFonts w:ascii="Times New Roman" w:hAnsi="Times New Roman" w:eastAsia="Times New Roman" w:cs="Times New Roman"/>
          <w:color w:val="000000"/>
          <w:sz w:val="24"/>
          <w:szCs w:val="24"/>
        </w:rPr>
        <w:t>, excret</w:t>
      </w:r>
      <w:ins w:id="32" w:author="Nyamisi" w:date="2022-12-13T16:19:11Z">
        <w:r>
          <w:rPr>
            <w:rFonts w:hint="default" w:ascii="Times New Roman" w:hAnsi="Times New Roman" w:eastAsia="Times New Roman" w:cs="Times New Roman"/>
            <w:color w:val="000000"/>
            <w:sz w:val="24"/>
            <w:szCs w:val="24"/>
            <w:lang w:val="en-GB"/>
          </w:rPr>
          <w:t>i</w:t>
        </w:r>
      </w:ins>
      <w:ins w:id="33" w:author="Nyamisi" w:date="2022-12-13T16:19:12Z">
        <w:r>
          <w:rPr>
            <w:rFonts w:hint="default" w:ascii="Times New Roman" w:hAnsi="Times New Roman" w:eastAsia="Times New Roman" w:cs="Times New Roman"/>
            <w:color w:val="000000"/>
            <w:sz w:val="24"/>
            <w:szCs w:val="24"/>
            <w:lang w:val="en-GB"/>
          </w:rPr>
          <w:t>on</w:t>
        </w:r>
      </w:ins>
      <w:del w:id="34" w:author="Nyamisi" w:date="2022-12-13T16:19:10Z">
        <w:r>
          <w:rPr>
            <w:rFonts w:ascii="Times New Roman" w:hAnsi="Times New Roman" w:eastAsia="Times New Roman" w:cs="Times New Roman"/>
            <w:color w:val="000000"/>
            <w:sz w:val="24"/>
            <w:szCs w:val="24"/>
          </w:rPr>
          <w:delText>e w</w:delText>
        </w:r>
      </w:del>
      <w:del w:id="35" w:author="Nyamisi" w:date="2022-12-13T16:19:09Z">
        <w:r>
          <w:rPr>
            <w:rFonts w:ascii="Times New Roman" w:hAnsi="Times New Roman" w:eastAsia="Times New Roman" w:cs="Times New Roman"/>
            <w:color w:val="000000"/>
            <w:sz w:val="24"/>
            <w:szCs w:val="24"/>
          </w:rPr>
          <w:delText>astes</w:delText>
        </w:r>
      </w:del>
      <w:r>
        <w:rPr>
          <w:rFonts w:ascii="Times New Roman" w:hAnsi="Times New Roman" w:eastAsia="Times New Roman" w:cs="Times New Roman"/>
          <w:color w:val="000000"/>
          <w:sz w:val="24"/>
          <w:szCs w:val="24"/>
        </w:rPr>
        <w:t>, osmoregulation</w:t>
      </w:r>
      <w:del w:id="36" w:author="Nyamisi" w:date="2022-12-13T16:19:16Z">
        <w:r>
          <w:rPr>
            <w:rFonts w:ascii="Times New Roman" w:hAnsi="Times New Roman" w:eastAsia="Times New Roman" w:cs="Times New Roman"/>
            <w:color w:val="000000"/>
            <w:sz w:val="24"/>
            <w:szCs w:val="24"/>
          </w:rPr>
          <w:delText xml:space="preserve"> </w:delText>
        </w:r>
      </w:del>
      <w:r>
        <w:rPr>
          <w:rFonts w:ascii="Times New Roman" w:hAnsi="Times New Roman" w:eastAsia="Times New Roman" w:cs="Times New Roman"/>
          <w:color w:val="000000"/>
          <w:sz w:val="24"/>
          <w:szCs w:val="24"/>
        </w:rPr>
        <w:t>, and reproduc</w:t>
      </w:r>
      <w:ins w:id="37" w:author="Nyamisi" w:date="2022-12-13T16:19:20Z">
        <w:r>
          <w:rPr>
            <w:rFonts w:hint="default" w:ascii="Times New Roman" w:hAnsi="Times New Roman" w:eastAsia="Times New Roman" w:cs="Times New Roman"/>
            <w:color w:val="000000"/>
            <w:sz w:val="24"/>
            <w:szCs w:val="24"/>
            <w:lang w:val="en-GB"/>
          </w:rPr>
          <w:t>t</w:t>
        </w:r>
      </w:ins>
      <w:ins w:id="38" w:author="Nyamisi" w:date="2022-12-13T16:19:21Z">
        <w:r>
          <w:rPr>
            <w:rFonts w:hint="default" w:ascii="Times New Roman" w:hAnsi="Times New Roman" w:eastAsia="Times New Roman" w:cs="Times New Roman"/>
            <w:color w:val="000000"/>
            <w:sz w:val="24"/>
            <w:szCs w:val="24"/>
            <w:lang w:val="en-GB"/>
          </w:rPr>
          <w:t>i</w:t>
        </w:r>
      </w:ins>
      <w:ins w:id="39" w:author="Nyamisi" w:date="2022-12-13T16:19:23Z">
        <w:r>
          <w:rPr>
            <w:rFonts w:hint="default" w:ascii="Times New Roman" w:hAnsi="Times New Roman" w:eastAsia="Times New Roman" w:cs="Times New Roman"/>
            <w:color w:val="000000"/>
            <w:sz w:val="24"/>
            <w:szCs w:val="24"/>
            <w:lang w:val="en-GB"/>
          </w:rPr>
          <w:t>on</w:t>
        </w:r>
      </w:ins>
      <w:del w:id="40" w:author="Nyamisi" w:date="2022-12-13T16:19:19Z">
        <w:r>
          <w:rPr>
            <w:rFonts w:ascii="Times New Roman" w:hAnsi="Times New Roman" w:eastAsia="Times New Roman" w:cs="Times New Roman"/>
            <w:color w:val="000000"/>
            <w:sz w:val="24"/>
            <w:szCs w:val="24"/>
          </w:rPr>
          <w:delText>e</w:delText>
        </w:r>
      </w:del>
      <w:r>
        <w:rPr>
          <w:rFonts w:ascii="Times New Roman" w:hAnsi="Times New Roman" w:eastAsia="Times New Roman" w:cs="Times New Roman"/>
          <w:color w:val="000000"/>
          <w:sz w:val="24"/>
          <w:szCs w:val="24"/>
        </w:rPr>
        <w:t xml:space="preserve"> (</w:t>
      </w:r>
      <w:r>
        <w:rPr>
          <w:rFonts w:ascii="Times New Roman" w:hAnsi="Times New Roman" w:cs="Times New Roman"/>
          <w:color w:val="222222"/>
          <w:sz w:val="24"/>
          <w:szCs w:val="24"/>
          <w:shd w:val="clear" w:color="auto" w:fill="FFFFFF"/>
        </w:rPr>
        <w:t>Hansson</w:t>
      </w:r>
      <w:r>
        <w:rPr>
          <w:rFonts w:ascii="Times New Roman" w:hAnsi="Times New Roman" w:eastAsia="Times New Roman" w:cs="Times New Roman"/>
          <w:color w:val="000000"/>
          <w:sz w:val="24"/>
          <w:szCs w:val="24"/>
        </w:rPr>
        <w:t xml:space="preserve">  et al 2007)</w:t>
      </w:r>
      <w:ins w:id="41" w:author="Nyamisi" w:date="2022-12-13T16:19:28Z">
        <w:r>
          <w:rPr>
            <w:rFonts w:hint="default" w:ascii="Times New Roman" w:hAnsi="Times New Roman" w:eastAsia="Times New Roman" w:cs="Times New Roman"/>
            <w:color w:val="000000"/>
            <w:sz w:val="24"/>
            <w:szCs w:val="24"/>
            <w:lang w:val="en-GB"/>
          </w:rPr>
          <w:t>.</w:t>
        </w:r>
      </w:ins>
      <w:r>
        <w:rPr>
          <w:rFonts w:ascii="Times New Roman" w:hAnsi="Times New Roman" w:eastAsia="Times New Roman" w:cs="Times New Roman"/>
          <w:color w:val="000000"/>
          <w:sz w:val="24"/>
          <w:szCs w:val="24"/>
        </w:rPr>
        <w:t xml:space="preserve"> Microorganism have major function in pond culture through nutrients cycling necessary for water productivity but some of fish farmers fertilize pond to accelerate growth of essential microbes such algae ,bacteria on other hand undesirable species of algae ,bacteria and other microorganism occur in pond as investigated by aquatic biologist these affect growth of cultured fish result mortality of fish occur   Microbiological. </w:t>
      </w:r>
      <w:commentRangeEnd w:id="3"/>
      <w:r>
        <w:commentReference w:id="3"/>
      </w:r>
      <w:r>
        <w:rPr>
          <w:rFonts w:ascii="Times New Roman" w:hAnsi="Times New Roman" w:eastAsia="Times New Roman" w:cs="Times New Roman"/>
          <w:color w:val="000000"/>
          <w:sz w:val="24"/>
          <w:szCs w:val="24"/>
        </w:rPr>
        <w:t>Water quality focuses on determination of various kinds of pathogenic and non-pathogenic microbes in relation to physicochemical parameters of water and Each of these parameters has a standard value for fish culture (Hassall</w:t>
      </w:r>
      <w:r>
        <w:rPr>
          <w:rFonts w:ascii="Times New Roman" w:hAnsi="Times New Roman" w:cs="Times New Roman"/>
          <w:color w:val="222222"/>
          <w:sz w:val="24"/>
          <w:szCs w:val="24"/>
          <w:shd w:val="clear" w:color="auto" w:fill="FFFFFF"/>
        </w:rPr>
        <w:t xml:space="preserve"> 2014</w:t>
      </w:r>
      <w:r>
        <w:rPr>
          <w:rFonts w:ascii="Times New Roman" w:hAnsi="Times New Roman" w:eastAsia="Times New Roman" w:cs="Times New Roman"/>
          <w:color w:val="000000"/>
          <w:sz w:val="24"/>
          <w:szCs w:val="24"/>
        </w:rPr>
        <w:t>). A guiding principle of fish culture is that water quality Microbial community found natural in pond water are Archae Helminths Protoctists Coliform Salmonella sp and cyanobacteria most of these are beneficial and vital in pond ecosystem Health of pond become unbalanced when environment favoure types of microbes that are less desirable or pathogenic bacteria that stunt fish growth and cause mortality hence efficient production are a direct consequence of good water chemistry. The majority of fish culture throughout the world is conducted in ponds. maintenance of good water quality is essential for healthy fish culture.</w:t>
      </w:r>
      <w:r>
        <w:rPr>
          <w:rFonts w:ascii="Times New Roman" w:hAnsi="Times New Roman" w:eastAsia="Arial" w:cs="Times New Roman"/>
          <w:color w:val="000000"/>
          <w:sz w:val="24"/>
          <w:szCs w:val="24"/>
        </w:rPr>
        <w:t xml:space="preserve"> pond A 1998 survey of 557 owners in Pennsylvania show that about 10% were faced with problems of water quality result to fish mortality Unfortunately, many of the pond owners had never tested their ponds water quality before they detected after problem to occur (Sabatino et al 2018). some common water quality parameters that may cause problems in ponds were assessed Water quality conditions in a pond are depend on both natural causes and human influences. originate from land uses or other activities near or within the pond site also Natural factors such as the source of the pond water, the kinds of soil in the pond, watershed change water quality properties The effects of these activities can often be minimized through proper management and early detection of problems through repeated testing </w:t>
      </w:r>
    </w:p>
    <w:p>
      <w:pPr>
        <w:spacing w:line="360" w:lineRule="auto"/>
        <w:ind w:left="-5" w:right="39"/>
        <w:jc w:val="both"/>
        <w:rPr>
          <w:rFonts w:ascii="Times New Roman" w:hAnsi="Times New Roman" w:eastAsia="Arial" w:cs="Times New Roman"/>
          <w:color w:val="000000"/>
          <w:sz w:val="24"/>
          <w:szCs w:val="24"/>
        </w:rPr>
      </w:pPr>
      <w:r>
        <w:rPr>
          <w:rFonts w:ascii="Times New Roman" w:hAnsi="Times New Roman" w:eastAsia="Arial" w:cs="Times New Roman"/>
          <w:color w:val="000000"/>
          <w:sz w:val="24"/>
          <w:szCs w:val="24"/>
        </w:rPr>
        <w:t xml:space="preserve">  </w:t>
      </w:r>
    </w:p>
    <w:p>
      <w:pPr>
        <w:spacing w:after="229" w:line="360" w:lineRule="auto"/>
        <w:ind w:right="54"/>
        <w:jc w:val="both"/>
        <w:rPr>
          <w:rFonts w:ascii="Times New Roman" w:hAnsi="Times New Roman" w:eastAsia="Times New Roman" w:cs="Times New Roman"/>
          <w:color w:val="000000"/>
          <w:sz w:val="24"/>
          <w:szCs w:val="24"/>
        </w:rPr>
      </w:pPr>
      <w:r>
        <w:rPr>
          <w:rFonts w:ascii="Times New Roman" w:hAnsi="Times New Roman" w:cs="Times New Roman"/>
          <w:bCs/>
          <w:sz w:val="24"/>
          <w:szCs w:val="24"/>
          <w:lang w:bidi="he-IL"/>
        </w:rPr>
        <w:t xml:space="preserve">Different parameter used for water quality analysis such physico chemical parameter include </w:t>
      </w:r>
      <w:r>
        <w:rPr>
          <w:rFonts w:ascii="Times New Roman" w:hAnsi="Times New Roman" w:eastAsia="Times New Roman" w:cs="Times New Roman"/>
          <w:color w:val="000000"/>
          <w:sz w:val="24"/>
          <w:szCs w:val="24"/>
        </w:rPr>
        <w:t>temperature, transparency, turbidity, water colour, carbon dioxide, pH, alkalinity, hardness, ammonia, nitrite, nitrate, biochemical oxygen demand (BOD), primary (</w:t>
      </w:r>
      <w:r>
        <w:rPr>
          <w:rFonts w:ascii="Times New Roman" w:hAnsi="Times New Roman" w:cs="Times New Roman"/>
          <w:sz w:val="24"/>
          <w:szCs w:val="24"/>
        </w:rPr>
        <w:t>Bhatnagar, Devi 2013) most of the culturists are not so aware of importance of water quality management in aquaculture production. If they are properly guided and make aware about water quality management practices, they can get maximum fish yield in their ponds to a greater extent through applying water quality management practice</w:t>
      </w:r>
      <w:r>
        <w:rPr>
          <w:rFonts w:ascii="Times New Roman" w:hAnsi="Times New Roman" w:eastAsia="Times New Roman" w:cs="Times New Roman"/>
          <w:color w:val="000000"/>
          <w:sz w:val="24"/>
          <w:szCs w:val="24"/>
        </w:rPr>
        <w:t xml:space="preserve"> The maximum fish production is totally dependent on the physical, chemical and biological qualities of water to most of the extent. Hence, successful pond management requires an understanding of water quality management The guidelines are given to a fish farmer to know when pond water is deteriorating in quality and therefore not suitable for fish growth by looking   Clearance of water that  indicates low rate of  biological production  Deep green water indicates over-production  that serve as food for fish due to enough fertilizers, manure or nutrient rich feeds to a pond or high rate of algae </w:t>
      </w:r>
      <w:r>
        <w:rPr>
          <w:rFonts w:ascii="Times New Roman" w:hAnsi="Times New Roman" w:cs="Times New Roman"/>
          <w:sz w:val="24"/>
          <w:szCs w:val="24"/>
        </w:rPr>
        <w:t xml:space="preserve">Also another technique is microbiological quality analysis of water for fish culture  </w:t>
      </w:r>
      <w:r>
        <w:rPr>
          <w:rFonts w:ascii="Times New Roman" w:hAnsi="Times New Roman" w:eastAsia="Times New Roman" w:cs="Times New Roman"/>
          <w:color w:val="000000"/>
          <w:sz w:val="24"/>
          <w:szCs w:val="24"/>
        </w:rPr>
        <w:t>The presence of  coliform</w:t>
      </w:r>
      <w:r>
        <w:rPr>
          <w:rFonts w:ascii="Times New Roman" w:hAnsi="Times New Roman" w:cs="Times New Roman"/>
          <w:sz w:val="24"/>
          <w:szCs w:val="24"/>
        </w:rPr>
        <w:t xml:space="preserve"> bacteria </w:t>
      </w:r>
      <w:r>
        <w:rPr>
          <w:rFonts w:ascii="Times New Roman" w:hAnsi="Times New Roman" w:eastAsia="Times New Roman" w:cs="Times New Roman"/>
          <w:i/>
          <w:sz w:val="24"/>
          <w:szCs w:val="24"/>
        </w:rPr>
        <w:t xml:space="preserve">Enterococcus </w:t>
      </w:r>
      <w:r>
        <w:rPr>
          <w:rFonts w:ascii="Times New Roman" w:hAnsi="Times New Roman" w:cs="Times New Roman"/>
          <w:sz w:val="24"/>
          <w:szCs w:val="24"/>
        </w:rPr>
        <w:t xml:space="preserve">and </w:t>
      </w:r>
      <w:r>
        <w:rPr>
          <w:rFonts w:ascii="Times New Roman" w:hAnsi="Times New Roman" w:eastAsia="Times New Roman" w:cs="Times New Roman"/>
          <w:i/>
          <w:sz w:val="24"/>
          <w:szCs w:val="24"/>
        </w:rPr>
        <w:t>Staphylococcus</w:t>
      </w:r>
      <w:r>
        <w:rPr>
          <w:rFonts w:ascii="Times New Roman" w:hAnsi="Times New Roman" w:eastAsia="Times New Roman" w:cs="Times New Roman"/>
          <w:color w:val="000000"/>
          <w:sz w:val="24"/>
          <w:szCs w:val="24"/>
        </w:rPr>
        <w:t>, bacteria in water is indicative of contamination by faecal material and considered indicative of health risk. Significance of coliform group density is established as an indication of the degree of pollution and the sanitary quality of water microbes were measured as a concentration, usually expressed as an estimate of the number of individual organisms per ml of water sample measurement of water quality involve analysis  concentration of single samples, and in the ‘average’ concentration of a series of samples taken over a period of time  This performed by plating microbes  on highly selective culture media that is Agar plates that used for incubation  at laboratory, Colonies formed after the necessary incubation period were counted directly, and the logarithm of the arithmetic means were used in  presentations Microbiological assessment are very essential  for water quality analysis due to fact that enable aquaculture list to prevent effect of harmful microbes to cultured fish and human being as consumer many aquaculture list in society are faced with with challenge of   pathogenic  microbes in pond water that transfer in series from water to fish finally to consumers as the cultured fish send to market</w:t>
      </w:r>
    </w:p>
    <w:p>
      <w:pPr>
        <w:spacing w:after="229" w:line="360" w:lineRule="auto"/>
        <w:ind w:right="54"/>
        <w:jc w:val="both"/>
        <w:rPr>
          <w:del w:id="42" w:author="Nyamisi" w:date="2022-12-13T16:20:14Z"/>
          <w:rFonts w:ascii="Times New Roman" w:hAnsi="Times New Roman" w:eastAsia="Times New Roman" w:cs="Times New Roman"/>
          <w:color w:val="000000"/>
          <w:sz w:val="24"/>
          <w:szCs w:val="24"/>
        </w:rPr>
      </w:pPr>
      <w:del w:id="43" w:author="Nyamisi" w:date="2022-12-13T16:20:13Z">
        <w:r>
          <w:rPr>
            <w:rFonts w:ascii="Times New Roman" w:hAnsi="Times New Roman" w:eastAsia="Times New Roman" w:cs="Times New Roman"/>
            <w:color w:val="000000"/>
            <w:sz w:val="24"/>
            <w:szCs w:val="24"/>
          </w:rPr>
          <w:delText xml:space="preserve">. </w:delText>
        </w:r>
      </w:del>
    </w:p>
    <w:p>
      <w:pPr>
        <w:spacing w:after="229" w:line="360" w:lineRule="auto"/>
        <w:ind w:right="54"/>
        <w:jc w:val="both"/>
        <w:rPr>
          <w:del w:id="45" w:author="Nyamisi" w:date="2022-12-13T16:20:15Z"/>
          <w:rFonts w:cs="Times New Roman"/>
          <w:szCs w:val="24"/>
          <w:lang w:bidi="he-IL"/>
        </w:rPr>
        <w:pPrChange w:id="44" w:author="Nyamisi" w:date="2022-12-13T16:20:14Z">
          <w:pPr>
            <w:pStyle w:val="3"/>
            <w:spacing w:line="360" w:lineRule="auto"/>
            <w:jc w:val="both"/>
          </w:pPr>
        </w:pPrChange>
      </w:pPr>
      <w:bookmarkStart w:id="5" w:name="_Toc94492867"/>
      <w:bookmarkStart w:id="6" w:name="_Toc94492868"/>
    </w:p>
    <w:p>
      <w:pPr>
        <w:pStyle w:val="3"/>
        <w:spacing w:before="120" w:line="360" w:lineRule="auto"/>
        <w:jc w:val="both"/>
        <w:rPr>
          <w:del w:id="46" w:author="Nyamisi" w:date="2022-12-13T16:20:16Z"/>
          <w:rFonts w:cs="Times New Roman"/>
          <w:szCs w:val="24"/>
          <w:lang w:bidi="he-IL"/>
        </w:rPr>
      </w:pPr>
    </w:p>
    <w:p>
      <w:pPr>
        <w:pStyle w:val="3"/>
        <w:spacing w:line="360" w:lineRule="auto"/>
        <w:rPr>
          <w:rFonts w:hint="default" w:cs="Times New Roman"/>
          <w:szCs w:val="24"/>
          <w:lang w:val="en-GB"/>
        </w:rPr>
      </w:pPr>
      <w:bookmarkStart w:id="7" w:name="_Toc121708786"/>
      <w:r>
        <w:rPr>
          <w:rFonts w:cs="Times New Roman"/>
          <w:szCs w:val="24"/>
        </w:rPr>
        <w:t xml:space="preserve">1.2 </w:t>
      </w:r>
      <w:del w:id="47" w:author="Nyamisi" w:date="2022-12-13T16:20:28Z">
        <w:r>
          <w:rPr>
            <w:rFonts w:hint="default" w:cs="Times New Roman"/>
            <w:szCs w:val="24"/>
            <w:lang w:val="en-US"/>
          </w:rPr>
          <w:delText>Problem s</w:delText>
        </w:r>
      </w:del>
      <w:ins w:id="48" w:author="Nyamisi" w:date="2022-12-13T16:20:28Z">
        <w:r>
          <w:rPr>
            <w:rFonts w:hint="default" w:cs="Times New Roman"/>
            <w:szCs w:val="24"/>
            <w:lang w:val="en-GB"/>
          </w:rPr>
          <w:t>S</w:t>
        </w:r>
      </w:ins>
      <w:r>
        <w:rPr>
          <w:rFonts w:cs="Times New Roman"/>
          <w:szCs w:val="24"/>
        </w:rPr>
        <w:t>tatement of the research</w:t>
      </w:r>
      <w:bookmarkEnd w:id="5"/>
      <w:bookmarkEnd w:id="7"/>
      <w:ins w:id="49" w:author="Nyamisi" w:date="2022-12-13T16:20:31Z">
        <w:r>
          <w:rPr>
            <w:rFonts w:hint="default" w:cs="Times New Roman"/>
            <w:szCs w:val="24"/>
            <w:lang w:val="en-GB"/>
          </w:rPr>
          <w:t xml:space="preserve"> </w:t>
        </w:r>
      </w:ins>
      <w:ins w:id="50" w:author="Nyamisi" w:date="2022-12-13T16:20:32Z">
        <w:r>
          <w:rPr>
            <w:rFonts w:hint="default" w:cs="Times New Roman"/>
            <w:szCs w:val="24"/>
            <w:lang w:val="en-GB"/>
          </w:rPr>
          <w:t>pro</w:t>
        </w:r>
      </w:ins>
      <w:ins w:id="51" w:author="Nyamisi" w:date="2022-12-13T16:20:33Z">
        <w:r>
          <w:rPr>
            <w:rFonts w:hint="default" w:cs="Times New Roman"/>
            <w:szCs w:val="24"/>
            <w:lang w:val="en-GB"/>
          </w:rPr>
          <w:t>b</w:t>
        </w:r>
      </w:ins>
      <w:ins w:id="52" w:author="Nyamisi" w:date="2022-12-13T16:20:34Z">
        <w:r>
          <w:rPr>
            <w:rFonts w:hint="default" w:cs="Times New Roman"/>
            <w:szCs w:val="24"/>
            <w:lang w:val="en-GB"/>
          </w:rPr>
          <w:t>le</w:t>
        </w:r>
      </w:ins>
      <w:ins w:id="53" w:author="Nyamisi" w:date="2022-12-13T16:20:35Z">
        <w:r>
          <w:rPr>
            <w:rFonts w:hint="default" w:cs="Times New Roman"/>
            <w:szCs w:val="24"/>
            <w:lang w:val="en-GB"/>
          </w:rPr>
          <w:t>m</w:t>
        </w:r>
      </w:ins>
    </w:p>
    <w:p>
      <w:pPr>
        <w:spacing w:before="120" w:after="0" w:line="360" w:lineRule="auto"/>
        <w:jc w:val="both"/>
        <w:rPr>
          <w:rFonts w:ascii="Times New Roman" w:hAnsi="Times New Roman" w:cs="Times New Roman"/>
          <w:bCs/>
          <w:iCs/>
          <w:sz w:val="24"/>
          <w:szCs w:val="24"/>
          <w:lang w:bidi="he-IL"/>
        </w:rPr>
      </w:pPr>
      <w:r>
        <w:rPr>
          <w:rFonts w:ascii="Times New Roman" w:hAnsi="Times New Roman" w:cs="Times New Roman"/>
          <w:sz w:val="24"/>
          <w:szCs w:val="24"/>
          <w:lang w:bidi="he-IL"/>
        </w:rPr>
        <w:t>Most of fish farms are faced with problem of fish diseases</w:t>
      </w:r>
      <w:ins w:id="54" w:author="Nyamisi" w:date="2022-12-13T16:28:09Z">
        <w:r>
          <w:rPr>
            <w:rFonts w:hint="default" w:ascii="Times New Roman" w:hAnsi="Times New Roman" w:cs="Times New Roman"/>
            <w:sz w:val="24"/>
            <w:szCs w:val="24"/>
            <w:lang w:val="en-GB" w:bidi="he-IL"/>
          </w:rPr>
          <w:t xml:space="preserve"> </w:t>
        </w:r>
      </w:ins>
      <w:ins w:id="55" w:author="Nyamisi" w:date="2022-12-13T16:28:10Z">
        <w:r>
          <w:rPr>
            <w:rFonts w:hint="default" w:ascii="Times New Roman" w:hAnsi="Times New Roman" w:cs="Times New Roman"/>
            <w:sz w:val="24"/>
            <w:szCs w:val="24"/>
            <w:lang w:val="en-GB" w:bidi="he-IL"/>
          </w:rPr>
          <w:t>wh</w:t>
        </w:r>
      </w:ins>
      <w:ins w:id="56" w:author="Nyamisi" w:date="2022-12-13T16:28:11Z">
        <w:r>
          <w:rPr>
            <w:rFonts w:hint="default" w:ascii="Times New Roman" w:hAnsi="Times New Roman" w:cs="Times New Roman"/>
            <w:sz w:val="24"/>
            <w:szCs w:val="24"/>
            <w:lang w:val="en-GB" w:bidi="he-IL"/>
          </w:rPr>
          <w:t>ich</w:t>
        </w:r>
      </w:ins>
      <w:ins w:id="57" w:author="Nyamisi" w:date="2022-12-13T16:28:13Z">
        <w:r>
          <w:rPr>
            <w:rFonts w:hint="default" w:ascii="Times New Roman" w:hAnsi="Times New Roman" w:cs="Times New Roman"/>
            <w:sz w:val="24"/>
            <w:szCs w:val="24"/>
            <w:lang w:val="en-GB" w:bidi="he-IL"/>
          </w:rPr>
          <w:t xml:space="preserve"> </w:t>
        </w:r>
      </w:ins>
      <w:ins w:id="58" w:author="Nyamisi" w:date="2022-12-13T16:28:18Z">
        <w:r>
          <w:rPr>
            <w:rFonts w:hint="default" w:ascii="Times New Roman" w:hAnsi="Times New Roman" w:cs="Times New Roman"/>
            <w:sz w:val="24"/>
            <w:szCs w:val="24"/>
            <w:lang w:val="en-GB" w:bidi="he-IL"/>
          </w:rPr>
          <w:t>mi</w:t>
        </w:r>
      </w:ins>
      <w:ins w:id="59" w:author="Nyamisi" w:date="2022-12-13T16:28:19Z">
        <w:r>
          <w:rPr>
            <w:rFonts w:hint="default" w:ascii="Times New Roman" w:hAnsi="Times New Roman" w:cs="Times New Roman"/>
            <w:sz w:val="24"/>
            <w:szCs w:val="24"/>
            <w:lang w:val="en-GB" w:bidi="he-IL"/>
          </w:rPr>
          <w:t>gh</w:t>
        </w:r>
      </w:ins>
      <w:ins w:id="60" w:author="Nyamisi" w:date="2022-12-13T16:28:20Z">
        <w:r>
          <w:rPr>
            <w:rFonts w:hint="default" w:ascii="Times New Roman" w:hAnsi="Times New Roman" w:cs="Times New Roman"/>
            <w:sz w:val="24"/>
            <w:szCs w:val="24"/>
            <w:lang w:val="en-GB" w:bidi="he-IL"/>
          </w:rPr>
          <w:t>t</w:t>
        </w:r>
      </w:ins>
      <w:r>
        <w:rPr>
          <w:rFonts w:ascii="Times New Roman" w:hAnsi="Times New Roman" w:cs="Times New Roman"/>
          <w:sz w:val="24"/>
          <w:szCs w:val="24"/>
          <w:lang w:bidi="he-IL"/>
        </w:rPr>
        <w:t xml:space="preserve"> result to stagnant growth and fish mortality</w:t>
      </w:r>
      <w:ins w:id="61" w:author="Nyamisi" w:date="2022-12-13T16:20:54Z">
        <w:r>
          <w:rPr>
            <w:rFonts w:hint="default" w:ascii="Times New Roman" w:hAnsi="Times New Roman" w:cs="Times New Roman"/>
            <w:sz w:val="24"/>
            <w:szCs w:val="24"/>
            <w:lang w:val="en-GB" w:bidi="he-IL"/>
          </w:rPr>
          <w:t>.</w:t>
        </w:r>
      </w:ins>
      <w:r>
        <w:rPr>
          <w:rFonts w:ascii="Times New Roman" w:hAnsi="Times New Roman" w:cs="Times New Roman"/>
          <w:sz w:val="24"/>
          <w:szCs w:val="24"/>
          <w:lang w:bidi="he-IL"/>
        </w:rPr>
        <w:t xml:space="preserve"> </w:t>
      </w:r>
      <w:del w:id="62" w:author="Nyamisi" w:date="2022-12-13T16:28:49Z">
        <w:r>
          <w:rPr>
            <w:rFonts w:ascii="Times New Roman" w:hAnsi="Times New Roman" w:cs="Times New Roman"/>
            <w:sz w:val="24"/>
            <w:szCs w:val="24"/>
            <w:lang w:bidi="he-IL"/>
          </w:rPr>
          <w:delText xml:space="preserve">The problem rising depend on performance of water quality analysis </w:delText>
        </w:r>
      </w:del>
      <w:ins w:id="63" w:author="Nyamisi" w:date="2022-12-13T16:28:52Z">
        <w:r>
          <w:rPr>
            <w:rFonts w:hint="default" w:ascii="Times New Roman" w:hAnsi="Times New Roman" w:cs="Times New Roman"/>
            <w:sz w:val="24"/>
            <w:szCs w:val="24"/>
            <w:lang w:val="en-GB" w:bidi="he-IL"/>
          </w:rPr>
          <w:t xml:space="preserve"> </w:t>
        </w:r>
      </w:ins>
      <w:del w:id="64" w:author="Nyamisi" w:date="2022-12-13T16:29:03Z">
        <w:r>
          <w:rPr>
            <w:rFonts w:ascii="Times New Roman" w:hAnsi="Times New Roman" w:cs="Times New Roman"/>
            <w:sz w:val="24"/>
            <w:szCs w:val="24"/>
            <w:lang w:bidi="he-IL"/>
          </w:rPr>
          <w:delText>som</w:delText>
        </w:r>
      </w:del>
      <w:del w:id="65" w:author="Nyamisi" w:date="2022-12-13T16:29:04Z">
        <w:r>
          <w:rPr>
            <w:rFonts w:ascii="Times New Roman" w:hAnsi="Times New Roman" w:cs="Times New Roman"/>
            <w:sz w:val="24"/>
            <w:szCs w:val="24"/>
            <w:lang w:bidi="he-IL"/>
          </w:rPr>
          <w:delText>e o</w:delText>
        </w:r>
      </w:del>
      <w:del w:id="66" w:author="Nyamisi" w:date="2022-12-13T16:29:05Z">
        <w:r>
          <w:rPr>
            <w:rFonts w:ascii="Times New Roman" w:hAnsi="Times New Roman" w:cs="Times New Roman"/>
            <w:sz w:val="24"/>
            <w:szCs w:val="24"/>
            <w:lang w:bidi="he-IL"/>
          </w:rPr>
          <w:delText>f s</w:delText>
        </w:r>
      </w:del>
      <w:ins w:id="67" w:author="Nyamisi" w:date="2022-12-13T16:29:07Z">
        <w:r>
          <w:rPr>
            <w:rFonts w:hint="default" w:ascii="Times New Roman" w:hAnsi="Times New Roman" w:cs="Times New Roman"/>
            <w:sz w:val="24"/>
            <w:szCs w:val="24"/>
            <w:lang w:val="en-GB" w:bidi="he-IL"/>
          </w:rPr>
          <w:t>S</w:t>
        </w:r>
      </w:ins>
      <w:r>
        <w:rPr>
          <w:rFonts w:ascii="Times New Roman" w:hAnsi="Times New Roman" w:cs="Times New Roman"/>
          <w:sz w:val="24"/>
          <w:szCs w:val="24"/>
          <w:lang w:bidi="he-IL"/>
        </w:rPr>
        <w:t>tud</w:t>
      </w:r>
      <w:ins w:id="68" w:author="Nyamisi" w:date="2022-12-13T16:29:13Z">
        <w:r>
          <w:rPr>
            <w:rFonts w:hint="default" w:ascii="Times New Roman" w:hAnsi="Times New Roman" w:cs="Times New Roman"/>
            <w:sz w:val="24"/>
            <w:szCs w:val="24"/>
            <w:lang w:val="en-GB" w:bidi="he-IL"/>
          </w:rPr>
          <w:t>i</w:t>
        </w:r>
      </w:ins>
      <w:ins w:id="69" w:author="Nyamisi" w:date="2022-12-13T16:29:14Z">
        <w:r>
          <w:rPr>
            <w:rFonts w:hint="default" w:ascii="Times New Roman" w:hAnsi="Times New Roman" w:cs="Times New Roman"/>
            <w:sz w:val="24"/>
            <w:szCs w:val="24"/>
            <w:lang w:val="en-GB" w:bidi="he-IL"/>
          </w:rPr>
          <w:t>es</w:t>
        </w:r>
      </w:ins>
      <w:ins w:id="70" w:author="Nyamisi" w:date="2022-12-13T16:29:15Z">
        <w:r>
          <w:rPr>
            <w:rFonts w:hint="default" w:ascii="Times New Roman" w:hAnsi="Times New Roman" w:cs="Times New Roman"/>
            <w:sz w:val="24"/>
            <w:szCs w:val="24"/>
            <w:lang w:val="en-GB" w:bidi="he-IL"/>
          </w:rPr>
          <w:t xml:space="preserve"> </w:t>
        </w:r>
      </w:ins>
      <w:ins w:id="71" w:author="Nyamisi" w:date="2022-12-13T16:29:16Z">
        <w:r>
          <w:rPr>
            <w:rFonts w:hint="default" w:ascii="Times New Roman" w:hAnsi="Times New Roman" w:cs="Times New Roman"/>
            <w:sz w:val="24"/>
            <w:szCs w:val="24"/>
            <w:lang w:val="en-GB" w:bidi="he-IL"/>
          </w:rPr>
          <w:t>sh</w:t>
        </w:r>
      </w:ins>
      <w:ins w:id="72" w:author="Nyamisi" w:date="2022-12-13T16:29:17Z">
        <w:r>
          <w:rPr>
            <w:rFonts w:hint="default" w:ascii="Times New Roman" w:hAnsi="Times New Roman" w:cs="Times New Roman"/>
            <w:sz w:val="24"/>
            <w:szCs w:val="24"/>
            <w:lang w:val="en-GB" w:bidi="he-IL"/>
          </w:rPr>
          <w:t>ow</w:t>
        </w:r>
      </w:ins>
      <w:del w:id="73" w:author="Nyamisi" w:date="2022-12-13T16:29:13Z">
        <w:r>
          <w:rPr>
            <w:rFonts w:ascii="Times New Roman" w:hAnsi="Times New Roman" w:cs="Times New Roman"/>
            <w:sz w:val="24"/>
            <w:szCs w:val="24"/>
            <w:lang w:bidi="he-IL"/>
          </w:rPr>
          <w:delText>y</w:delText>
        </w:r>
      </w:del>
      <w:del w:id="74" w:author="Nyamisi" w:date="2022-12-13T16:29:19Z">
        <w:r>
          <w:rPr>
            <w:rFonts w:ascii="Times New Roman" w:hAnsi="Times New Roman" w:cs="Times New Roman"/>
            <w:sz w:val="24"/>
            <w:szCs w:val="24"/>
            <w:lang w:bidi="he-IL"/>
          </w:rPr>
          <w:delText xml:space="preserve"> r</w:delText>
        </w:r>
      </w:del>
      <w:del w:id="75" w:author="Nyamisi" w:date="2022-12-13T16:29:20Z">
        <w:r>
          <w:rPr>
            <w:rFonts w:ascii="Times New Roman" w:hAnsi="Times New Roman" w:cs="Times New Roman"/>
            <w:sz w:val="24"/>
            <w:szCs w:val="24"/>
            <w:lang w:bidi="he-IL"/>
          </w:rPr>
          <w:delText>eveale</w:delText>
        </w:r>
      </w:del>
      <w:del w:id="76" w:author="Nyamisi" w:date="2022-12-13T16:29:21Z">
        <w:r>
          <w:rPr>
            <w:rFonts w:ascii="Times New Roman" w:hAnsi="Times New Roman" w:cs="Times New Roman"/>
            <w:sz w:val="24"/>
            <w:szCs w:val="24"/>
            <w:lang w:bidi="he-IL"/>
          </w:rPr>
          <w:delText>d</w:delText>
        </w:r>
      </w:del>
      <w:r>
        <w:rPr>
          <w:rFonts w:ascii="Times New Roman" w:hAnsi="Times New Roman" w:cs="Times New Roman"/>
          <w:sz w:val="24"/>
          <w:szCs w:val="24"/>
          <w:lang w:bidi="he-IL"/>
        </w:rPr>
        <w:t xml:space="preserve"> that deterioration of water quality in fish production</w:t>
      </w:r>
      <w:ins w:id="77" w:author="Nyamisi" w:date="2022-12-13T16:29:48Z">
        <w:r>
          <w:rPr>
            <w:rFonts w:hint="default" w:ascii="Times New Roman" w:hAnsi="Times New Roman" w:cs="Times New Roman"/>
            <w:sz w:val="24"/>
            <w:szCs w:val="24"/>
            <w:lang w:val="en-GB" w:bidi="he-IL"/>
          </w:rPr>
          <w:t>,</w:t>
        </w:r>
      </w:ins>
      <w:r>
        <w:rPr>
          <w:rFonts w:ascii="Times New Roman" w:hAnsi="Times New Roman" w:cs="Times New Roman"/>
          <w:sz w:val="24"/>
          <w:szCs w:val="24"/>
          <w:lang w:bidi="he-IL"/>
        </w:rPr>
        <w:t xml:space="preserve"> </w:t>
      </w:r>
      <w:del w:id="78" w:author="Nyamisi" w:date="2022-12-13T16:29:37Z">
        <w:r>
          <w:rPr>
            <w:rFonts w:ascii="Times New Roman" w:hAnsi="Times New Roman" w:cs="Times New Roman"/>
            <w:sz w:val="24"/>
            <w:szCs w:val="24"/>
            <w:lang w:bidi="he-IL"/>
          </w:rPr>
          <w:delText xml:space="preserve">it </w:delText>
        </w:r>
      </w:del>
      <w:r>
        <w:rPr>
          <w:rFonts w:ascii="Times New Roman" w:hAnsi="Times New Roman" w:cs="Times New Roman"/>
          <w:sz w:val="24"/>
          <w:szCs w:val="24"/>
          <w:lang w:bidi="he-IL"/>
        </w:rPr>
        <w:t xml:space="preserve">contribute </w:t>
      </w:r>
      <w:ins w:id="79" w:author="Nyamisi" w:date="2022-12-13T16:30:00Z">
        <w:r>
          <w:rPr>
            <w:rFonts w:hint="default" w:ascii="Times New Roman" w:hAnsi="Times New Roman" w:cs="Times New Roman"/>
            <w:sz w:val="24"/>
            <w:szCs w:val="24"/>
            <w:lang w:val="en-GB" w:bidi="he-IL"/>
          </w:rPr>
          <w:t>to</w:t>
        </w:r>
      </w:ins>
      <w:ins w:id="80" w:author="Nyamisi" w:date="2022-12-13T16:30:01Z">
        <w:r>
          <w:rPr>
            <w:rFonts w:hint="default" w:ascii="Times New Roman" w:hAnsi="Times New Roman" w:cs="Times New Roman"/>
            <w:sz w:val="24"/>
            <w:szCs w:val="24"/>
            <w:lang w:val="en-GB" w:bidi="he-IL"/>
          </w:rPr>
          <w:t xml:space="preserve"> </w:t>
        </w:r>
      </w:ins>
      <w:r>
        <w:rPr>
          <w:rFonts w:ascii="Times New Roman" w:hAnsi="Times New Roman" w:cs="Times New Roman"/>
          <w:sz w:val="24"/>
          <w:szCs w:val="24"/>
          <w:lang w:bidi="he-IL"/>
        </w:rPr>
        <w:t>poor fish growth</w:t>
      </w:r>
      <w:del w:id="81" w:author="Nyamisi" w:date="2022-12-13T16:30:09Z">
        <w:r>
          <w:rPr>
            <w:rFonts w:ascii="Times New Roman" w:hAnsi="Times New Roman" w:cs="Times New Roman"/>
            <w:sz w:val="24"/>
            <w:szCs w:val="24"/>
            <w:lang w:bidi="he-IL"/>
          </w:rPr>
          <w:delText xml:space="preserve"> </w:delText>
        </w:r>
      </w:del>
      <w:ins w:id="82" w:author="Nyamisi" w:date="2022-12-13T16:31:11Z">
        <w:r>
          <w:rPr>
            <w:rFonts w:hint="default" w:ascii="Times New Roman" w:hAnsi="Times New Roman" w:cs="Times New Roman"/>
            <w:sz w:val="24"/>
            <w:szCs w:val="24"/>
            <w:lang w:val="en-GB" w:bidi="he-IL"/>
          </w:rPr>
          <w:t xml:space="preserve"> </w:t>
        </w:r>
      </w:ins>
      <w:ins w:id="83" w:author="Nyamisi" w:date="2022-12-13T16:31:17Z">
        <w:r>
          <w:rPr>
            <w:rFonts w:hint="default" w:ascii="Times New Roman" w:hAnsi="Times New Roman" w:cs="Times New Roman"/>
            <w:sz w:val="24"/>
            <w:szCs w:val="24"/>
            <w:lang w:val="en-GB" w:bidi="he-IL"/>
          </w:rPr>
          <w:t>wh</w:t>
        </w:r>
      </w:ins>
      <w:ins w:id="84" w:author="Nyamisi" w:date="2022-12-13T16:31:18Z">
        <w:r>
          <w:rPr>
            <w:rFonts w:hint="default" w:ascii="Times New Roman" w:hAnsi="Times New Roman" w:cs="Times New Roman"/>
            <w:sz w:val="24"/>
            <w:szCs w:val="24"/>
            <w:lang w:val="en-GB" w:bidi="he-IL"/>
          </w:rPr>
          <w:t>ich</w:t>
        </w:r>
      </w:ins>
      <w:ins w:id="85" w:author="Nyamisi" w:date="2022-12-13T16:31:19Z">
        <w:r>
          <w:rPr>
            <w:rFonts w:hint="default" w:ascii="Times New Roman" w:hAnsi="Times New Roman" w:cs="Times New Roman"/>
            <w:sz w:val="24"/>
            <w:szCs w:val="24"/>
            <w:lang w:val="en-GB" w:bidi="he-IL"/>
          </w:rPr>
          <w:t xml:space="preserve"> i</w:t>
        </w:r>
      </w:ins>
      <w:ins w:id="86" w:author="Nyamisi" w:date="2022-12-13T16:31:20Z">
        <w:r>
          <w:rPr>
            <w:rFonts w:hint="default" w:ascii="Times New Roman" w:hAnsi="Times New Roman" w:cs="Times New Roman"/>
            <w:sz w:val="24"/>
            <w:szCs w:val="24"/>
            <w:lang w:val="en-GB" w:bidi="he-IL"/>
          </w:rPr>
          <w:t>n t</w:t>
        </w:r>
      </w:ins>
      <w:ins w:id="87" w:author="Nyamisi" w:date="2022-12-13T16:31:21Z">
        <w:r>
          <w:rPr>
            <w:rFonts w:hint="default" w:ascii="Times New Roman" w:hAnsi="Times New Roman" w:cs="Times New Roman"/>
            <w:sz w:val="24"/>
            <w:szCs w:val="24"/>
            <w:lang w:val="en-GB" w:bidi="he-IL"/>
          </w:rPr>
          <w:t>urn</w:t>
        </w:r>
      </w:ins>
      <w:ins w:id="88" w:author="Nyamisi" w:date="2022-12-13T16:31:23Z">
        <w:r>
          <w:rPr>
            <w:rFonts w:hint="default" w:ascii="Times New Roman" w:hAnsi="Times New Roman" w:cs="Times New Roman"/>
            <w:sz w:val="24"/>
            <w:szCs w:val="24"/>
            <w:lang w:val="en-GB" w:bidi="he-IL"/>
          </w:rPr>
          <w:t xml:space="preserve"> </w:t>
        </w:r>
      </w:ins>
      <w:ins w:id="89" w:author="Nyamisi" w:date="2022-12-13T16:31:24Z">
        <w:r>
          <w:rPr>
            <w:rFonts w:hint="default" w:ascii="Times New Roman" w:hAnsi="Times New Roman" w:cs="Times New Roman"/>
            <w:sz w:val="24"/>
            <w:szCs w:val="24"/>
            <w:lang w:val="en-GB" w:bidi="he-IL"/>
          </w:rPr>
          <w:t>l</w:t>
        </w:r>
      </w:ins>
      <w:ins w:id="90" w:author="Nyamisi" w:date="2022-12-13T16:31:25Z">
        <w:r>
          <w:rPr>
            <w:rFonts w:hint="default" w:ascii="Times New Roman" w:hAnsi="Times New Roman" w:cs="Times New Roman"/>
            <w:sz w:val="24"/>
            <w:szCs w:val="24"/>
            <w:lang w:val="en-GB" w:bidi="he-IL"/>
          </w:rPr>
          <w:t>ead</w:t>
        </w:r>
      </w:ins>
      <w:ins w:id="91" w:author="Nyamisi" w:date="2022-12-13T16:31:26Z">
        <w:r>
          <w:rPr>
            <w:rFonts w:hint="default" w:ascii="Times New Roman" w:hAnsi="Times New Roman" w:cs="Times New Roman"/>
            <w:sz w:val="24"/>
            <w:szCs w:val="24"/>
            <w:lang w:val="en-GB" w:bidi="he-IL"/>
          </w:rPr>
          <w:t>s</w:t>
        </w:r>
      </w:ins>
      <w:ins w:id="92" w:author="Nyamisi" w:date="2022-12-13T16:31:27Z">
        <w:r>
          <w:rPr>
            <w:rFonts w:hint="default" w:ascii="Times New Roman" w:hAnsi="Times New Roman" w:cs="Times New Roman"/>
            <w:sz w:val="24"/>
            <w:szCs w:val="24"/>
            <w:lang w:val="en-GB" w:bidi="he-IL"/>
          </w:rPr>
          <w:t xml:space="preserve"> t</w:t>
        </w:r>
      </w:ins>
      <w:ins w:id="93" w:author="Nyamisi" w:date="2022-12-13T16:31:28Z">
        <w:r>
          <w:rPr>
            <w:rFonts w:hint="default" w:ascii="Times New Roman" w:hAnsi="Times New Roman" w:cs="Times New Roman"/>
            <w:sz w:val="24"/>
            <w:szCs w:val="24"/>
            <w:lang w:val="en-GB" w:bidi="he-IL"/>
          </w:rPr>
          <w:t>o</w:t>
        </w:r>
      </w:ins>
      <w:del w:id="94" w:author="Nyamisi" w:date="2022-12-13T16:31:10Z">
        <w:r>
          <w:rPr>
            <w:rFonts w:ascii="Times New Roman" w:hAnsi="Times New Roman" w:cs="Times New Roman"/>
            <w:sz w:val="24"/>
            <w:szCs w:val="24"/>
            <w:lang w:bidi="he-IL"/>
          </w:rPr>
          <w:delText>,</w:delText>
        </w:r>
      </w:del>
      <w:del w:id="95" w:author="Nyamisi" w:date="2022-12-13T16:31:30Z">
        <w:r>
          <w:rPr>
            <w:rFonts w:ascii="Times New Roman" w:hAnsi="Times New Roman" w:cs="Times New Roman"/>
            <w:sz w:val="24"/>
            <w:szCs w:val="24"/>
            <w:lang w:bidi="he-IL"/>
          </w:rPr>
          <w:delText>in</w:delText>
        </w:r>
      </w:del>
      <w:del w:id="96" w:author="Nyamisi" w:date="2022-12-13T16:31:31Z">
        <w:r>
          <w:rPr>
            <w:rFonts w:ascii="Times New Roman" w:hAnsi="Times New Roman" w:cs="Times New Roman"/>
            <w:sz w:val="24"/>
            <w:szCs w:val="24"/>
            <w:lang w:bidi="he-IL"/>
          </w:rPr>
          <w:delText>creas</w:delText>
        </w:r>
      </w:del>
      <w:del w:id="97" w:author="Nyamisi" w:date="2022-12-13T16:30:14Z">
        <w:r>
          <w:rPr>
            <w:rFonts w:ascii="Times New Roman" w:hAnsi="Times New Roman" w:cs="Times New Roman"/>
            <w:sz w:val="24"/>
            <w:szCs w:val="24"/>
            <w:lang w:bidi="he-IL"/>
          </w:rPr>
          <w:delText>ing</w:delText>
        </w:r>
      </w:del>
      <w:del w:id="98" w:author="Nyamisi" w:date="2022-12-13T16:30:18Z">
        <w:r>
          <w:rPr>
            <w:rFonts w:ascii="Times New Roman" w:hAnsi="Times New Roman" w:cs="Times New Roman"/>
            <w:sz w:val="24"/>
            <w:szCs w:val="24"/>
            <w:lang w:bidi="he-IL"/>
          </w:rPr>
          <w:delText xml:space="preserve"> o</w:delText>
        </w:r>
      </w:del>
      <w:del w:id="99" w:author="Nyamisi" w:date="2022-12-13T16:30:19Z">
        <w:r>
          <w:rPr>
            <w:rFonts w:ascii="Times New Roman" w:hAnsi="Times New Roman" w:cs="Times New Roman"/>
            <w:sz w:val="24"/>
            <w:szCs w:val="24"/>
            <w:lang w:bidi="he-IL"/>
          </w:rPr>
          <w:delText>f</w:delText>
        </w:r>
      </w:del>
      <w:r>
        <w:rPr>
          <w:rFonts w:ascii="Times New Roman" w:hAnsi="Times New Roman" w:cs="Times New Roman"/>
          <w:sz w:val="24"/>
          <w:szCs w:val="24"/>
          <w:lang w:bidi="he-IL"/>
        </w:rPr>
        <w:t xml:space="preserve"> disease</w:t>
      </w:r>
      <w:ins w:id="100" w:author="Nyamisi" w:date="2022-12-13T16:31:36Z">
        <w:r>
          <w:rPr>
            <w:rFonts w:hint="default" w:ascii="Times New Roman" w:hAnsi="Times New Roman" w:cs="Times New Roman"/>
            <w:sz w:val="24"/>
            <w:szCs w:val="24"/>
            <w:lang w:val="en-GB" w:bidi="he-IL"/>
          </w:rPr>
          <w:t>s</w:t>
        </w:r>
      </w:ins>
      <w:r>
        <w:rPr>
          <w:rFonts w:ascii="Times New Roman" w:hAnsi="Times New Roman" w:cs="Times New Roman"/>
          <w:sz w:val="24"/>
          <w:szCs w:val="24"/>
          <w:lang w:bidi="he-IL"/>
        </w:rPr>
        <w:t xml:space="preserve">  (</w:t>
      </w:r>
      <w:r>
        <w:rPr>
          <w:rFonts w:ascii="Times New Roman" w:hAnsi="Times New Roman" w:cs="Times New Roman"/>
          <w:color w:val="222222"/>
          <w:sz w:val="24"/>
          <w:szCs w:val="24"/>
          <w:shd w:val="clear" w:color="auto" w:fill="FFFFFF"/>
        </w:rPr>
        <w:t>Yukgehnaish</w:t>
      </w:r>
      <w:r>
        <w:rPr>
          <w:rFonts w:ascii="Times New Roman" w:hAnsi="Times New Roman" w:cs="Times New Roman"/>
          <w:sz w:val="24"/>
          <w:szCs w:val="24"/>
          <w:lang w:bidi="he-IL"/>
        </w:rPr>
        <w:t xml:space="preserve"> et al 2020</w:t>
      </w:r>
      <w:ins w:id="101" w:author="Nyamisi" w:date="2022-12-13T16:31:40Z">
        <w:r>
          <w:rPr>
            <w:rFonts w:hint="default" w:ascii="Times New Roman" w:hAnsi="Times New Roman" w:cs="Times New Roman"/>
            <w:sz w:val="24"/>
            <w:szCs w:val="24"/>
            <w:lang w:val="en-GB" w:bidi="he-IL"/>
          </w:rPr>
          <w:t xml:space="preserve">, </w:t>
        </w:r>
      </w:ins>
      <w:ins w:id="102" w:author="Nyamisi" w:date="2022-12-13T16:31:41Z">
        <w:r>
          <w:rPr>
            <w:rFonts w:hint="default" w:ascii="Times New Roman" w:hAnsi="Times New Roman" w:cs="Times New Roman"/>
            <w:sz w:val="24"/>
            <w:szCs w:val="24"/>
            <w:lang w:val="en-GB" w:bidi="he-IL"/>
          </w:rPr>
          <w:t>ad</w:t>
        </w:r>
      </w:ins>
      <w:ins w:id="103" w:author="Nyamisi" w:date="2022-12-13T16:31:42Z">
        <w:r>
          <w:rPr>
            <w:rFonts w:hint="default" w:ascii="Times New Roman" w:hAnsi="Times New Roman" w:cs="Times New Roman"/>
            <w:sz w:val="24"/>
            <w:szCs w:val="24"/>
            <w:lang w:val="en-GB" w:bidi="he-IL"/>
          </w:rPr>
          <w:t>d</w:t>
        </w:r>
      </w:ins>
      <w:ins w:id="104" w:author="Nyamisi" w:date="2022-12-13T16:31:43Z">
        <w:r>
          <w:rPr>
            <w:rFonts w:hint="default" w:ascii="Times New Roman" w:hAnsi="Times New Roman" w:cs="Times New Roman"/>
            <w:sz w:val="24"/>
            <w:szCs w:val="24"/>
            <w:lang w:val="en-GB" w:bidi="he-IL"/>
          </w:rPr>
          <w:t xml:space="preserve"> </w:t>
        </w:r>
      </w:ins>
      <w:ins w:id="105" w:author="Nyamisi" w:date="2022-12-13T16:31:45Z">
        <w:r>
          <w:rPr>
            <w:rFonts w:hint="default" w:ascii="Times New Roman" w:hAnsi="Times New Roman" w:cs="Times New Roman"/>
            <w:sz w:val="24"/>
            <w:szCs w:val="24"/>
            <w:lang w:val="en-GB" w:bidi="he-IL"/>
          </w:rPr>
          <w:t>othe</w:t>
        </w:r>
      </w:ins>
      <w:ins w:id="106" w:author="Nyamisi" w:date="2022-12-13T16:31:46Z">
        <w:r>
          <w:rPr>
            <w:rFonts w:hint="default" w:ascii="Times New Roman" w:hAnsi="Times New Roman" w:cs="Times New Roman"/>
            <w:sz w:val="24"/>
            <w:szCs w:val="24"/>
            <w:lang w:val="en-GB" w:bidi="he-IL"/>
          </w:rPr>
          <w:t xml:space="preserve">r </w:t>
        </w:r>
      </w:ins>
      <w:ins w:id="107" w:author="Nyamisi" w:date="2022-12-13T16:31:47Z">
        <w:r>
          <w:rPr>
            <w:rFonts w:hint="default" w:ascii="Times New Roman" w:hAnsi="Times New Roman" w:cs="Times New Roman"/>
            <w:sz w:val="24"/>
            <w:szCs w:val="24"/>
            <w:lang w:val="en-GB" w:bidi="he-IL"/>
          </w:rPr>
          <w:t>refe</w:t>
        </w:r>
      </w:ins>
      <w:ins w:id="108" w:author="Nyamisi" w:date="2022-12-13T16:31:48Z">
        <w:r>
          <w:rPr>
            <w:rFonts w:hint="default" w:ascii="Times New Roman" w:hAnsi="Times New Roman" w:cs="Times New Roman"/>
            <w:sz w:val="24"/>
            <w:szCs w:val="24"/>
            <w:lang w:val="en-GB" w:bidi="he-IL"/>
          </w:rPr>
          <w:t>ren</w:t>
        </w:r>
      </w:ins>
      <w:ins w:id="109" w:author="Nyamisi" w:date="2022-12-13T16:31:49Z">
        <w:r>
          <w:rPr>
            <w:rFonts w:hint="default" w:ascii="Times New Roman" w:hAnsi="Times New Roman" w:cs="Times New Roman"/>
            <w:sz w:val="24"/>
            <w:szCs w:val="24"/>
            <w:lang w:val="en-GB" w:bidi="he-IL"/>
          </w:rPr>
          <w:t>ces</w:t>
        </w:r>
      </w:ins>
      <w:r>
        <w:rPr>
          <w:rFonts w:ascii="Times New Roman" w:hAnsi="Times New Roman" w:cs="Times New Roman"/>
          <w:sz w:val="24"/>
          <w:szCs w:val="24"/>
          <w:lang w:bidi="he-IL"/>
        </w:rPr>
        <w:t>)</w:t>
      </w:r>
      <w:ins w:id="110" w:author="Nyamisi" w:date="2022-12-13T16:31:58Z">
        <w:r>
          <w:rPr>
            <w:rFonts w:hint="default" w:ascii="Times New Roman" w:hAnsi="Times New Roman" w:cs="Times New Roman"/>
            <w:sz w:val="24"/>
            <w:szCs w:val="24"/>
            <w:lang w:val="en-GB" w:bidi="he-IL"/>
          </w:rPr>
          <w:t>.</w:t>
        </w:r>
      </w:ins>
      <w:ins w:id="111" w:author="Nyamisi" w:date="2022-12-13T16:32:11Z">
        <w:r>
          <w:rPr>
            <w:rFonts w:hint="default" w:ascii="Times New Roman" w:hAnsi="Times New Roman" w:cs="Times New Roman"/>
            <w:sz w:val="24"/>
            <w:szCs w:val="24"/>
            <w:lang w:val="en-GB" w:bidi="he-IL"/>
          </w:rPr>
          <w:t xml:space="preserve"> </w:t>
        </w:r>
      </w:ins>
      <w:ins w:id="112" w:author="Nyamisi" w:date="2022-12-13T16:32:12Z">
        <w:r>
          <w:rPr>
            <w:rFonts w:hint="default" w:ascii="Times New Roman" w:hAnsi="Times New Roman" w:cs="Times New Roman"/>
            <w:sz w:val="24"/>
            <w:szCs w:val="24"/>
            <w:lang w:val="en-GB" w:bidi="he-IL"/>
          </w:rPr>
          <w:t xml:space="preserve">The </w:t>
        </w:r>
      </w:ins>
      <w:ins w:id="113" w:author="Nyamisi" w:date="2022-12-13T16:32:13Z">
        <w:r>
          <w:rPr>
            <w:rFonts w:hint="default" w:ascii="Times New Roman" w:hAnsi="Times New Roman" w:cs="Times New Roman"/>
            <w:sz w:val="24"/>
            <w:szCs w:val="24"/>
            <w:lang w:val="en-GB" w:bidi="he-IL"/>
          </w:rPr>
          <w:t>wate</w:t>
        </w:r>
      </w:ins>
      <w:ins w:id="114" w:author="Nyamisi" w:date="2022-12-13T16:32:14Z">
        <w:r>
          <w:rPr>
            <w:rFonts w:hint="default" w:ascii="Times New Roman" w:hAnsi="Times New Roman" w:cs="Times New Roman"/>
            <w:sz w:val="24"/>
            <w:szCs w:val="24"/>
            <w:lang w:val="en-GB" w:bidi="he-IL"/>
          </w:rPr>
          <w:t xml:space="preserve">r </w:t>
        </w:r>
      </w:ins>
      <w:ins w:id="115" w:author="Nyamisi" w:date="2022-12-13T16:32:15Z">
        <w:r>
          <w:rPr>
            <w:rFonts w:hint="default" w:ascii="Times New Roman" w:hAnsi="Times New Roman" w:cs="Times New Roman"/>
            <w:sz w:val="24"/>
            <w:szCs w:val="24"/>
            <w:lang w:val="en-GB" w:bidi="he-IL"/>
          </w:rPr>
          <w:t>qua</w:t>
        </w:r>
      </w:ins>
      <w:ins w:id="116" w:author="Nyamisi" w:date="2022-12-13T16:32:16Z">
        <w:r>
          <w:rPr>
            <w:rFonts w:hint="default" w:ascii="Times New Roman" w:hAnsi="Times New Roman" w:cs="Times New Roman"/>
            <w:sz w:val="24"/>
            <w:szCs w:val="24"/>
            <w:lang w:val="en-GB" w:bidi="he-IL"/>
          </w:rPr>
          <w:t>lit</w:t>
        </w:r>
      </w:ins>
      <w:ins w:id="117" w:author="Nyamisi" w:date="2022-12-13T16:32:17Z">
        <w:r>
          <w:rPr>
            <w:rFonts w:hint="default" w:ascii="Times New Roman" w:hAnsi="Times New Roman" w:cs="Times New Roman"/>
            <w:sz w:val="24"/>
            <w:szCs w:val="24"/>
            <w:lang w:val="en-GB" w:bidi="he-IL"/>
          </w:rPr>
          <w:t>y</w:t>
        </w:r>
      </w:ins>
      <w:ins w:id="118" w:author="Nyamisi" w:date="2022-12-13T16:32:20Z">
        <w:r>
          <w:rPr>
            <w:rFonts w:hint="default" w:ascii="Times New Roman" w:hAnsi="Times New Roman" w:cs="Times New Roman"/>
            <w:sz w:val="24"/>
            <w:szCs w:val="24"/>
            <w:lang w:val="en-GB" w:bidi="he-IL"/>
          </w:rPr>
          <w:t xml:space="preserve"> </w:t>
        </w:r>
      </w:ins>
      <w:ins w:id="119" w:author="Nyamisi" w:date="2022-12-13T16:32:21Z">
        <w:r>
          <w:rPr>
            <w:rFonts w:hint="default" w:ascii="Times New Roman" w:hAnsi="Times New Roman" w:cs="Times New Roman"/>
            <w:sz w:val="24"/>
            <w:szCs w:val="24"/>
            <w:lang w:val="en-GB" w:bidi="he-IL"/>
          </w:rPr>
          <w:t>in</w:t>
        </w:r>
      </w:ins>
      <w:ins w:id="120" w:author="Nyamisi" w:date="2022-12-13T16:32:22Z">
        <w:r>
          <w:rPr>
            <w:rFonts w:hint="default" w:ascii="Times New Roman" w:hAnsi="Times New Roman" w:cs="Times New Roman"/>
            <w:sz w:val="24"/>
            <w:szCs w:val="24"/>
            <w:lang w:val="en-GB" w:bidi="he-IL"/>
          </w:rPr>
          <w:t xml:space="preserve"> aq</w:t>
        </w:r>
      </w:ins>
      <w:ins w:id="121" w:author="Nyamisi" w:date="2022-12-13T16:32:23Z">
        <w:r>
          <w:rPr>
            <w:rFonts w:hint="default" w:ascii="Times New Roman" w:hAnsi="Times New Roman" w:cs="Times New Roman"/>
            <w:sz w:val="24"/>
            <w:szCs w:val="24"/>
            <w:lang w:val="en-GB" w:bidi="he-IL"/>
          </w:rPr>
          <w:t>ua</w:t>
        </w:r>
      </w:ins>
      <w:ins w:id="122" w:author="Nyamisi" w:date="2022-12-13T16:32:24Z">
        <w:r>
          <w:rPr>
            <w:rFonts w:hint="default" w:ascii="Times New Roman" w:hAnsi="Times New Roman" w:cs="Times New Roman"/>
            <w:sz w:val="24"/>
            <w:szCs w:val="24"/>
            <w:lang w:val="en-GB" w:bidi="he-IL"/>
          </w:rPr>
          <w:t>cu</w:t>
        </w:r>
      </w:ins>
      <w:ins w:id="123" w:author="Nyamisi" w:date="2022-12-13T16:32:25Z">
        <w:r>
          <w:rPr>
            <w:rFonts w:hint="default" w:ascii="Times New Roman" w:hAnsi="Times New Roman" w:cs="Times New Roman"/>
            <w:sz w:val="24"/>
            <w:szCs w:val="24"/>
            <w:lang w:val="en-GB" w:bidi="he-IL"/>
          </w:rPr>
          <w:t>l</w:t>
        </w:r>
      </w:ins>
      <w:ins w:id="124" w:author="Nyamisi" w:date="2022-12-13T16:32:27Z">
        <w:r>
          <w:rPr>
            <w:rFonts w:hint="default" w:ascii="Times New Roman" w:hAnsi="Times New Roman" w:cs="Times New Roman"/>
            <w:sz w:val="24"/>
            <w:szCs w:val="24"/>
            <w:lang w:val="en-GB" w:bidi="he-IL"/>
          </w:rPr>
          <w:t>tur</w:t>
        </w:r>
      </w:ins>
      <w:ins w:id="125" w:author="Nyamisi" w:date="2022-12-13T16:32:28Z">
        <w:r>
          <w:rPr>
            <w:rFonts w:hint="default" w:ascii="Times New Roman" w:hAnsi="Times New Roman" w:cs="Times New Roman"/>
            <w:sz w:val="24"/>
            <w:szCs w:val="24"/>
            <w:lang w:val="en-GB" w:bidi="he-IL"/>
          </w:rPr>
          <w:t>e</w:t>
        </w:r>
      </w:ins>
      <w:del w:id="126" w:author="Nyamisi" w:date="2022-12-13T16:32:29Z">
        <w:r>
          <w:rPr>
            <w:rFonts w:ascii="Times New Roman" w:hAnsi="Times New Roman" w:cs="Times New Roman"/>
            <w:sz w:val="24"/>
            <w:szCs w:val="24"/>
            <w:lang w:bidi="he-IL"/>
          </w:rPr>
          <w:delText xml:space="preserve"> also r</w:delText>
        </w:r>
      </w:del>
      <w:del w:id="127" w:author="Nyamisi" w:date="2022-12-13T16:32:30Z">
        <w:r>
          <w:rPr>
            <w:rFonts w:ascii="Times New Roman" w:hAnsi="Times New Roman" w:cs="Times New Roman"/>
            <w:sz w:val="24"/>
            <w:szCs w:val="24"/>
            <w:lang w:bidi="he-IL"/>
          </w:rPr>
          <w:delText>eve</w:delText>
        </w:r>
      </w:del>
      <w:del w:id="128" w:author="Nyamisi" w:date="2022-12-13T16:32:31Z">
        <w:r>
          <w:rPr>
            <w:rFonts w:ascii="Times New Roman" w:hAnsi="Times New Roman" w:cs="Times New Roman"/>
            <w:sz w:val="24"/>
            <w:szCs w:val="24"/>
            <w:lang w:bidi="he-IL"/>
          </w:rPr>
          <w:delText>aled tha</w:delText>
        </w:r>
      </w:del>
      <w:del w:id="129" w:author="Nyamisi" w:date="2022-12-13T16:32:32Z">
        <w:r>
          <w:rPr>
            <w:rFonts w:ascii="Times New Roman" w:hAnsi="Times New Roman" w:cs="Times New Roman"/>
            <w:sz w:val="24"/>
            <w:szCs w:val="24"/>
            <w:lang w:bidi="he-IL"/>
          </w:rPr>
          <w:delText>t the qua</w:delText>
        </w:r>
      </w:del>
      <w:del w:id="130" w:author="Nyamisi" w:date="2022-12-13T16:32:33Z">
        <w:r>
          <w:rPr>
            <w:rFonts w:ascii="Times New Roman" w:hAnsi="Times New Roman" w:cs="Times New Roman"/>
            <w:sz w:val="24"/>
            <w:szCs w:val="24"/>
            <w:lang w:bidi="he-IL"/>
          </w:rPr>
          <w:delText>lity of</w:delText>
        </w:r>
      </w:del>
      <w:del w:id="131" w:author="Nyamisi" w:date="2022-12-13T16:32:34Z">
        <w:r>
          <w:rPr>
            <w:rFonts w:ascii="Times New Roman" w:hAnsi="Times New Roman" w:cs="Times New Roman"/>
            <w:sz w:val="24"/>
            <w:szCs w:val="24"/>
            <w:lang w:bidi="he-IL"/>
          </w:rPr>
          <w:delText xml:space="preserve"> water</w:delText>
        </w:r>
      </w:del>
      <w:del w:id="132" w:author="Nyamisi" w:date="2022-12-13T16:32:35Z">
        <w:r>
          <w:rPr>
            <w:rFonts w:ascii="Times New Roman" w:hAnsi="Times New Roman" w:cs="Times New Roman"/>
            <w:sz w:val="24"/>
            <w:szCs w:val="24"/>
            <w:lang w:bidi="he-IL"/>
          </w:rPr>
          <w:delText xml:space="preserve"> it</w:delText>
        </w:r>
      </w:del>
      <w:r>
        <w:rPr>
          <w:rFonts w:ascii="Times New Roman" w:hAnsi="Times New Roman" w:cs="Times New Roman"/>
          <w:sz w:val="24"/>
          <w:szCs w:val="24"/>
          <w:lang w:bidi="he-IL"/>
        </w:rPr>
        <w:t xml:space="preserve"> depend</w:t>
      </w:r>
      <w:ins w:id="133" w:author="Nyamisi" w:date="2022-12-13T16:32:39Z">
        <w:r>
          <w:rPr>
            <w:rFonts w:hint="default" w:ascii="Times New Roman" w:hAnsi="Times New Roman" w:cs="Times New Roman"/>
            <w:sz w:val="24"/>
            <w:szCs w:val="24"/>
            <w:lang w:val="en-GB" w:bidi="he-IL"/>
          </w:rPr>
          <w:t>s</w:t>
        </w:r>
      </w:ins>
      <w:r>
        <w:rPr>
          <w:rFonts w:ascii="Times New Roman" w:hAnsi="Times New Roman" w:cs="Times New Roman"/>
          <w:sz w:val="24"/>
          <w:szCs w:val="24"/>
          <w:lang w:bidi="he-IL"/>
        </w:rPr>
        <w:t xml:space="preserve"> on </w:t>
      </w:r>
      <w:ins w:id="134" w:author="Nyamisi" w:date="2022-12-13T16:32:48Z">
        <w:r>
          <w:rPr>
            <w:rFonts w:hint="default" w:ascii="Times New Roman" w:hAnsi="Times New Roman" w:cs="Times New Roman"/>
            <w:sz w:val="24"/>
            <w:szCs w:val="24"/>
            <w:lang w:val="en-GB" w:bidi="he-IL"/>
          </w:rPr>
          <w:t>d</w:t>
        </w:r>
      </w:ins>
      <w:ins w:id="135" w:author="Nyamisi" w:date="2022-12-13T16:32:49Z">
        <w:r>
          <w:rPr>
            <w:rFonts w:hint="default" w:ascii="Times New Roman" w:hAnsi="Times New Roman" w:cs="Times New Roman"/>
            <w:sz w:val="24"/>
            <w:szCs w:val="24"/>
            <w:lang w:val="en-GB" w:bidi="he-IL"/>
          </w:rPr>
          <w:t>iff</w:t>
        </w:r>
      </w:ins>
      <w:ins w:id="136" w:author="Nyamisi" w:date="2022-12-13T16:32:54Z">
        <w:r>
          <w:rPr>
            <w:rFonts w:hint="default" w:ascii="Times New Roman" w:hAnsi="Times New Roman" w:cs="Times New Roman"/>
            <w:sz w:val="24"/>
            <w:szCs w:val="24"/>
            <w:lang w:val="en-GB" w:bidi="he-IL"/>
          </w:rPr>
          <w:t>e</w:t>
        </w:r>
      </w:ins>
      <w:ins w:id="137" w:author="Nyamisi" w:date="2022-12-13T16:32:55Z">
        <w:r>
          <w:rPr>
            <w:rFonts w:hint="default" w:ascii="Times New Roman" w:hAnsi="Times New Roman" w:cs="Times New Roman"/>
            <w:sz w:val="24"/>
            <w:szCs w:val="24"/>
            <w:lang w:val="en-GB" w:bidi="he-IL"/>
          </w:rPr>
          <w:t>re</w:t>
        </w:r>
      </w:ins>
      <w:ins w:id="138" w:author="Nyamisi" w:date="2022-12-13T16:32:56Z">
        <w:r>
          <w:rPr>
            <w:rFonts w:hint="default" w:ascii="Times New Roman" w:hAnsi="Times New Roman" w:cs="Times New Roman"/>
            <w:sz w:val="24"/>
            <w:szCs w:val="24"/>
            <w:lang w:val="en-GB" w:bidi="he-IL"/>
          </w:rPr>
          <w:t xml:space="preserve">nt </w:t>
        </w:r>
      </w:ins>
      <w:r>
        <w:rPr>
          <w:rFonts w:ascii="Times New Roman" w:hAnsi="Times New Roman" w:cs="Times New Roman"/>
          <w:sz w:val="24"/>
          <w:szCs w:val="24"/>
          <w:lang w:bidi="he-IL"/>
        </w:rPr>
        <w:t xml:space="preserve">factors such </w:t>
      </w:r>
      <w:del w:id="139" w:author="Nyamisi" w:date="2022-12-13T16:33:29Z">
        <w:r>
          <w:rPr>
            <w:rFonts w:ascii="Times New Roman" w:hAnsi="Times New Roman" w:cs="Times New Roman"/>
            <w:sz w:val="24"/>
            <w:szCs w:val="24"/>
            <w:lang w:bidi="he-IL"/>
          </w:rPr>
          <w:delText xml:space="preserve">Technology used both </w:delText>
        </w:r>
      </w:del>
      <w:ins w:id="140" w:author="Nyamisi" w:date="2022-12-13T16:33:32Z">
        <w:r>
          <w:rPr>
            <w:rFonts w:hint="default" w:ascii="Times New Roman" w:hAnsi="Times New Roman" w:cs="Times New Roman"/>
            <w:sz w:val="24"/>
            <w:szCs w:val="24"/>
            <w:lang w:val="en-GB" w:bidi="he-IL"/>
          </w:rPr>
          <w:t>the</w:t>
        </w:r>
      </w:ins>
      <w:ins w:id="141" w:author="Nyamisi" w:date="2022-12-13T16:33:35Z">
        <w:r>
          <w:rPr>
            <w:rFonts w:hint="default" w:ascii="Times New Roman" w:hAnsi="Times New Roman" w:cs="Times New Roman"/>
            <w:sz w:val="24"/>
            <w:szCs w:val="24"/>
            <w:lang w:val="en-GB" w:bidi="he-IL"/>
          </w:rPr>
          <w:t xml:space="preserve"> </w:t>
        </w:r>
      </w:ins>
      <w:r>
        <w:rPr>
          <w:rFonts w:ascii="Times New Roman" w:hAnsi="Times New Roman" w:cs="Times New Roman"/>
          <w:sz w:val="24"/>
          <w:szCs w:val="24"/>
          <w:lang w:bidi="he-IL"/>
        </w:rPr>
        <w:t>quantity and quality</w:t>
      </w:r>
      <w:ins w:id="142" w:author="Nyamisi" w:date="2022-12-13T16:33:40Z">
        <w:r>
          <w:rPr>
            <w:rFonts w:hint="default" w:ascii="Times New Roman" w:hAnsi="Times New Roman" w:cs="Times New Roman"/>
            <w:sz w:val="24"/>
            <w:szCs w:val="24"/>
            <w:lang w:val="en-GB" w:bidi="he-IL"/>
          </w:rPr>
          <w:t xml:space="preserve"> </w:t>
        </w:r>
      </w:ins>
      <w:ins w:id="143" w:author="Nyamisi" w:date="2022-12-13T16:33:41Z">
        <w:r>
          <w:rPr>
            <w:rFonts w:hint="default" w:ascii="Times New Roman" w:hAnsi="Times New Roman" w:cs="Times New Roman"/>
            <w:sz w:val="24"/>
            <w:szCs w:val="24"/>
            <w:lang w:val="en-GB" w:bidi="he-IL"/>
          </w:rPr>
          <w:t>of</w:t>
        </w:r>
      </w:ins>
      <w:r>
        <w:rPr>
          <w:rFonts w:ascii="Times New Roman" w:hAnsi="Times New Roman" w:cs="Times New Roman"/>
          <w:sz w:val="24"/>
          <w:szCs w:val="24"/>
          <w:lang w:bidi="he-IL"/>
        </w:rPr>
        <w:t xml:space="preserve"> food supplied to fish</w:t>
      </w:r>
      <w:ins w:id="144" w:author="Nyamisi" w:date="2022-12-13T16:33:59Z">
        <w:r>
          <w:rPr>
            <w:rFonts w:hint="default" w:ascii="Times New Roman" w:hAnsi="Times New Roman" w:cs="Times New Roman"/>
            <w:sz w:val="24"/>
            <w:szCs w:val="24"/>
            <w:lang w:val="en-GB" w:bidi="he-IL"/>
          </w:rPr>
          <w:t>es</w:t>
        </w:r>
      </w:ins>
      <w:r>
        <w:rPr>
          <w:rFonts w:ascii="Times New Roman" w:hAnsi="Times New Roman" w:cs="Times New Roman"/>
          <w:sz w:val="24"/>
          <w:szCs w:val="24"/>
          <w:lang w:bidi="he-IL"/>
        </w:rPr>
        <w:t xml:space="preserve"> and quality of water supplied to farm</w:t>
      </w:r>
      <w:ins w:id="145" w:author="Nyamisi" w:date="2022-12-13T16:34:08Z">
        <w:r>
          <w:rPr>
            <w:rFonts w:hint="default" w:ascii="Times New Roman" w:hAnsi="Times New Roman" w:cs="Times New Roman"/>
            <w:sz w:val="24"/>
            <w:szCs w:val="24"/>
            <w:lang w:val="en-GB" w:bidi="he-IL"/>
          </w:rPr>
          <w:t xml:space="preserve"> (</w:t>
        </w:r>
      </w:ins>
      <w:ins w:id="146" w:author="Nyamisi" w:date="2022-12-13T16:34:24Z">
        <w:r>
          <w:rPr>
            <w:rFonts w:hint="default" w:ascii="Times New Roman" w:hAnsi="Times New Roman" w:cs="Times New Roman"/>
            <w:sz w:val="24"/>
            <w:szCs w:val="24"/>
            <w:lang w:val="en-GB" w:bidi="he-IL"/>
          </w:rPr>
          <w:t>references</w:t>
        </w:r>
      </w:ins>
      <w:ins w:id="147" w:author="Nyamisi" w:date="2022-12-13T16:34:18Z">
        <w:r>
          <w:rPr>
            <w:rFonts w:hint="default" w:ascii="Times New Roman" w:hAnsi="Times New Roman" w:cs="Times New Roman"/>
            <w:sz w:val="24"/>
            <w:szCs w:val="24"/>
            <w:lang w:val="en-GB" w:bidi="he-IL"/>
          </w:rPr>
          <w:t>???</w:t>
        </w:r>
      </w:ins>
      <w:ins w:id="148" w:author="Nyamisi" w:date="2022-12-13T16:34:09Z">
        <w:r>
          <w:rPr>
            <w:rFonts w:hint="default" w:ascii="Times New Roman" w:hAnsi="Times New Roman" w:cs="Times New Roman"/>
            <w:sz w:val="24"/>
            <w:szCs w:val="24"/>
            <w:lang w:val="en-GB" w:bidi="he-IL"/>
          </w:rPr>
          <w:t>)</w:t>
        </w:r>
      </w:ins>
      <w:ins w:id="149" w:author="Nyamisi" w:date="2022-12-13T16:34:27Z">
        <w:r>
          <w:rPr>
            <w:rFonts w:hint="default" w:ascii="Times New Roman" w:hAnsi="Times New Roman" w:cs="Times New Roman"/>
            <w:sz w:val="24"/>
            <w:szCs w:val="24"/>
            <w:lang w:val="en-GB" w:bidi="he-IL"/>
          </w:rPr>
          <w:t>.</w:t>
        </w:r>
      </w:ins>
      <w:r>
        <w:rPr>
          <w:rFonts w:ascii="Times New Roman" w:hAnsi="Times New Roman" w:cs="Times New Roman"/>
          <w:sz w:val="24"/>
          <w:szCs w:val="24"/>
          <w:lang w:bidi="he-IL"/>
        </w:rPr>
        <w:t xml:space="preserve"> </w:t>
      </w:r>
      <w:del w:id="150" w:author="Nyamisi" w:date="2022-12-13T16:34:41Z">
        <w:r>
          <w:rPr>
            <w:rFonts w:hint="default" w:ascii="Times New Roman" w:hAnsi="Times New Roman" w:cs="Times New Roman"/>
            <w:sz w:val="24"/>
            <w:szCs w:val="24"/>
            <w:lang w:val="en-US" w:bidi="he-IL"/>
          </w:rPr>
          <w:delText>hence</w:delText>
        </w:r>
      </w:del>
      <w:ins w:id="151" w:author="Nyamisi" w:date="2022-12-13T16:34:41Z">
        <w:r>
          <w:rPr>
            <w:rFonts w:hint="default" w:ascii="Times New Roman" w:hAnsi="Times New Roman" w:cs="Times New Roman"/>
            <w:sz w:val="24"/>
            <w:szCs w:val="24"/>
            <w:lang w:val="en-GB" w:bidi="he-IL"/>
          </w:rPr>
          <w:t>The</w:t>
        </w:r>
      </w:ins>
      <w:ins w:id="152" w:author="Nyamisi" w:date="2022-12-13T16:34:42Z">
        <w:r>
          <w:rPr>
            <w:rFonts w:hint="default" w:ascii="Times New Roman" w:hAnsi="Times New Roman" w:cs="Times New Roman"/>
            <w:sz w:val="24"/>
            <w:szCs w:val="24"/>
            <w:lang w:val="en-GB" w:bidi="he-IL"/>
          </w:rPr>
          <w:t>se</w:t>
        </w:r>
      </w:ins>
      <w:ins w:id="153" w:author="Nyamisi" w:date="2022-12-13T16:34:43Z">
        <w:r>
          <w:rPr>
            <w:rFonts w:hint="default" w:ascii="Times New Roman" w:hAnsi="Times New Roman" w:cs="Times New Roman"/>
            <w:sz w:val="24"/>
            <w:szCs w:val="24"/>
            <w:lang w:val="en-GB" w:bidi="he-IL"/>
          </w:rPr>
          <w:t xml:space="preserve"> fac</w:t>
        </w:r>
      </w:ins>
      <w:ins w:id="154" w:author="Nyamisi" w:date="2022-12-13T16:34:44Z">
        <w:r>
          <w:rPr>
            <w:rFonts w:hint="default" w:ascii="Times New Roman" w:hAnsi="Times New Roman" w:cs="Times New Roman"/>
            <w:sz w:val="24"/>
            <w:szCs w:val="24"/>
            <w:lang w:val="en-GB" w:bidi="he-IL"/>
          </w:rPr>
          <w:t>to</w:t>
        </w:r>
      </w:ins>
      <w:ins w:id="155" w:author="Nyamisi" w:date="2022-12-13T16:34:45Z">
        <w:r>
          <w:rPr>
            <w:rFonts w:hint="default" w:ascii="Times New Roman" w:hAnsi="Times New Roman" w:cs="Times New Roman"/>
            <w:sz w:val="24"/>
            <w:szCs w:val="24"/>
            <w:lang w:val="en-GB" w:bidi="he-IL"/>
          </w:rPr>
          <w:t>r</w:t>
        </w:r>
      </w:ins>
      <w:del w:id="156" w:author="Nyamisi" w:date="2022-12-13T16:35:37Z">
        <w:r>
          <w:rPr>
            <w:rFonts w:ascii="Times New Roman" w:hAnsi="Times New Roman" w:cs="Times New Roman"/>
            <w:sz w:val="24"/>
            <w:szCs w:val="24"/>
            <w:lang w:bidi="he-IL"/>
          </w:rPr>
          <w:delText xml:space="preserve"> t</w:delText>
        </w:r>
      </w:del>
      <w:del w:id="157" w:author="Nyamisi" w:date="2022-12-13T16:35:38Z">
        <w:r>
          <w:rPr>
            <w:rFonts w:ascii="Times New Roman" w:hAnsi="Times New Roman" w:cs="Times New Roman"/>
            <w:sz w:val="24"/>
            <w:szCs w:val="24"/>
            <w:lang w:bidi="he-IL"/>
          </w:rPr>
          <w:delText>hose</w:delText>
        </w:r>
      </w:del>
      <w:del w:id="158" w:author="Nyamisi" w:date="2022-12-13T16:35:39Z">
        <w:r>
          <w:rPr>
            <w:rFonts w:ascii="Times New Roman" w:hAnsi="Times New Roman" w:cs="Times New Roman"/>
            <w:sz w:val="24"/>
            <w:szCs w:val="24"/>
            <w:lang w:bidi="he-IL"/>
          </w:rPr>
          <w:delText xml:space="preserve"> fa</w:delText>
        </w:r>
      </w:del>
      <w:del w:id="159" w:author="Nyamisi" w:date="2022-12-13T16:35:40Z">
        <w:r>
          <w:rPr>
            <w:rFonts w:ascii="Times New Roman" w:hAnsi="Times New Roman" w:cs="Times New Roman"/>
            <w:sz w:val="24"/>
            <w:szCs w:val="24"/>
            <w:lang w:bidi="he-IL"/>
          </w:rPr>
          <w:delText>ctor</w:delText>
        </w:r>
      </w:del>
      <w:r>
        <w:rPr>
          <w:rFonts w:ascii="Times New Roman" w:hAnsi="Times New Roman" w:cs="Times New Roman"/>
          <w:sz w:val="24"/>
          <w:szCs w:val="24"/>
          <w:lang w:bidi="he-IL"/>
        </w:rPr>
        <w:t xml:space="preserve">s </w:t>
      </w:r>
      <w:del w:id="160" w:author="Nyamisi" w:date="2022-12-13T16:35:44Z">
        <w:r>
          <w:rPr>
            <w:rFonts w:ascii="Times New Roman" w:hAnsi="Times New Roman" w:cs="Times New Roman"/>
            <w:sz w:val="24"/>
            <w:szCs w:val="24"/>
            <w:lang w:bidi="he-IL"/>
          </w:rPr>
          <w:delText>i</w:delText>
        </w:r>
      </w:del>
      <w:del w:id="161" w:author="Nyamisi" w:date="2022-12-13T16:35:45Z">
        <w:r>
          <w:rPr>
            <w:rFonts w:ascii="Times New Roman" w:hAnsi="Times New Roman" w:cs="Times New Roman"/>
            <w:sz w:val="24"/>
            <w:szCs w:val="24"/>
            <w:lang w:bidi="he-IL"/>
          </w:rPr>
          <w:delText>t</w:delText>
        </w:r>
      </w:del>
      <w:ins w:id="162" w:author="Nyamisi" w:date="2022-12-13T16:35:46Z">
        <w:r>
          <w:rPr>
            <w:rFonts w:hint="default" w:ascii="Times New Roman" w:hAnsi="Times New Roman" w:cs="Times New Roman"/>
            <w:sz w:val="24"/>
            <w:szCs w:val="24"/>
            <w:lang w:val="en-GB" w:bidi="he-IL"/>
          </w:rPr>
          <w:t>l</w:t>
        </w:r>
      </w:ins>
      <w:ins w:id="163" w:author="Nyamisi" w:date="2022-12-13T16:35:47Z">
        <w:r>
          <w:rPr>
            <w:rFonts w:hint="default" w:ascii="Times New Roman" w:hAnsi="Times New Roman" w:cs="Times New Roman"/>
            <w:sz w:val="24"/>
            <w:szCs w:val="24"/>
            <w:lang w:val="en-GB" w:bidi="he-IL"/>
          </w:rPr>
          <w:t>ead</w:t>
        </w:r>
      </w:ins>
      <w:ins w:id="164" w:author="Nyamisi" w:date="2022-12-13T16:35:50Z">
        <w:r>
          <w:rPr>
            <w:rFonts w:hint="default" w:ascii="Times New Roman" w:hAnsi="Times New Roman" w:cs="Times New Roman"/>
            <w:sz w:val="24"/>
            <w:szCs w:val="24"/>
            <w:lang w:val="en-GB" w:bidi="he-IL"/>
          </w:rPr>
          <w:t xml:space="preserve"> </w:t>
        </w:r>
      </w:ins>
      <w:ins w:id="165" w:author="Nyamisi" w:date="2022-12-13T16:35:51Z">
        <w:r>
          <w:rPr>
            <w:rFonts w:hint="default" w:ascii="Times New Roman" w:hAnsi="Times New Roman" w:cs="Times New Roman"/>
            <w:sz w:val="24"/>
            <w:szCs w:val="24"/>
            <w:lang w:val="en-GB" w:bidi="he-IL"/>
          </w:rPr>
          <w:t>to</w:t>
        </w:r>
      </w:ins>
      <w:del w:id="166" w:author="Nyamisi" w:date="2022-12-13T16:35:52Z">
        <w:r>
          <w:rPr>
            <w:rFonts w:ascii="Times New Roman" w:hAnsi="Times New Roman" w:cs="Times New Roman"/>
            <w:sz w:val="24"/>
            <w:szCs w:val="24"/>
            <w:lang w:bidi="he-IL"/>
          </w:rPr>
          <w:delText xml:space="preserve"> t</w:delText>
        </w:r>
      </w:del>
      <w:del w:id="167" w:author="Nyamisi" w:date="2022-12-13T16:35:53Z">
        <w:r>
          <w:rPr>
            <w:rFonts w:ascii="Times New Roman" w:hAnsi="Times New Roman" w:cs="Times New Roman"/>
            <w:sz w:val="24"/>
            <w:szCs w:val="24"/>
            <w:lang w:bidi="he-IL"/>
          </w:rPr>
          <w:delText>end t</w:delText>
        </w:r>
      </w:del>
      <w:del w:id="168" w:author="Nyamisi" w:date="2022-12-13T16:35:54Z">
        <w:r>
          <w:rPr>
            <w:rFonts w:ascii="Times New Roman" w:hAnsi="Times New Roman" w:cs="Times New Roman"/>
            <w:sz w:val="24"/>
            <w:szCs w:val="24"/>
            <w:lang w:bidi="he-IL"/>
          </w:rPr>
          <w:delText>o</w:delText>
        </w:r>
      </w:del>
      <w:r>
        <w:rPr>
          <w:rFonts w:ascii="Times New Roman" w:hAnsi="Times New Roman" w:cs="Times New Roman"/>
          <w:sz w:val="24"/>
          <w:szCs w:val="24"/>
          <w:lang w:bidi="he-IL"/>
        </w:rPr>
        <w:t xml:space="preserve"> change</w:t>
      </w:r>
      <w:ins w:id="169" w:author="Nyamisi" w:date="2022-12-13T16:35:57Z">
        <w:r>
          <w:rPr>
            <w:rFonts w:hint="default" w:ascii="Times New Roman" w:hAnsi="Times New Roman" w:cs="Times New Roman"/>
            <w:sz w:val="24"/>
            <w:szCs w:val="24"/>
            <w:lang w:val="en-GB" w:bidi="he-IL"/>
          </w:rPr>
          <w:t xml:space="preserve">s </w:t>
        </w:r>
      </w:ins>
      <w:ins w:id="170" w:author="Nyamisi" w:date="2022-12-13T16:35:58Z">
        <w:r>
          <w:rPr>
            <w:rFonts w:hint="default" w:ascii="Times New Roman" w:hAnsi="Times New Roman" w:cs="Times New Roman"/>
            <w:sz w:val="24"/>
            <w:szCs w:val="24"/>
            <w:lang w:val="en-GB" w:bidi="he-IL"/>
          </w:rPr>
          <w:t>o</w:t>
        </w:r>
      </w:ins>
      <w:ins w:id="171" w:author="Nyamisi" w:date="2022-12-13T16:35:59Z">
        <w:r>
          <w:rPr>
            <w:rFonts w:hint="default" w:ascii="Times New Roman" w:hAnsi="Times New Roman" w:cs="Times New Roman"/>
            <w:sz w:val="24"/>
            <w:szCs w:val="24"/>
            <w:lang w:val="en-GB" w:bidi="he-IL"/>
          </w:rPr>
          <w:t xml:space="preserve">f </w:t>
        </w:r>
      </w:ins>
      <w:del w:id="172" w:author="Nyamisi" w:date="2022-12-13T16:36:11Z">
        <w:r>
          <w:rPr>
            <w:rFonts w:hint="default" w:ascii="Times New Roman" w:hAnsi="Times New Roman" w:cs="Times New Roman"/>
            <w:sz w:val="24"/>
            <w:szCs w:val="24"/>
            <w:lang w:val="en-US" w:bidi="he-IL"/>
          </w:rPr>
          <w:delText xml:space="preserve"> both </w:delText>
        </w:r>
      </w:del>
      <w:ins w:id="173" w:author="Nyamisi" w:date="2022-12-13T16:36:11Z">
        <w:r>
          <w:rPr>
            <w:rFonts w:hint="default" w:ascii="Times New Roman" w:hAnsi="Times New Roman" w:cs="Times New Roman"/>
            <w:sz w:val="24"/>
            <w:szCs w:val="24"/>
            <w:lang w:val="en-GB" w:bidi="he-IL"/>
          </w:rPr>
          <w:t>th</w:t>
        </w:r>
      </w:ins>
      <w:ins w:id="174" w:author="Nyamisi" w:date="2022-12-13T16:36:12Z">
        <w:r>
          <w:rPr>
            <w:rFonts w:hint="default" w:ascii="Times New Roman" w:hAnsi="Times New Roman" w:cs="Times New Roman"/>
            <w:sz w:val="24"/>
            <w:szCs w:val="24"/>
            <w:lang w:val="en-GB" w:bidi="he-IL"/>
          </w:rPr>
          <w:t>e</w:t>
        </w:r>
      </w:ins>
      <w:ins w:id="175" w:author="Nyamisi" w:date="2022-12-13T16:36:13Z">
        <w:r>
          <w:rPr>
            <w:rFonts w:hint="default" w:ascii="Times New Roman" w:hAnsi="Times New Roman" w:cs="Times New Roman"/>
            <w:sz w:val="24"/>
            <w:szCs w:val="24"/>
            <w:lang w:val="en-GB" w:bidi="he-IL"/>
          </w:rPr>
          <w:t xml:space="preserve"> </w:t>
        </w:r>
      </w:ins>
      <w:r>
        <w:rPr>
          <w:rFonts w:ascii="Times New Roman" w:hAnsi="Times New Roman" w:cs="Times New Roman"/>
          <w:sz w:val="24"/>
          <w:szCs w:val="24"/>
          <w:lang w:bidi="he-IL"/>
        </w:rPr>
        <w:t>qualit</w:t>
      </w:r>
      <w:ins w:id="176" w:author="Nyamisi" w:date="2022-12-13T16:36:18Z">
        <w:r>
          <w:rPr>
            <w:rFonts w:hint="default" w:ascii="Times New Roman" w:hAnsi="Times New Roman" w:cs="Times New Roman"/>
            <w:sz w:val="24"/>
            <w:szCs w:val="24"/>
            <w:lang w:val="en-GB" w:bidi="he-IL"/>
          </w:rPr>
          <w:t>y</w:t>
        </w:r>
      </w:ins>
      <w:del w:id="177" w:author="Nyamisi" w:date="2022-12-13T16:36:19Z">
        <w:r>
          <w:rPr>
            <w:rFonts w:ascii="Times New Roman" w:hAnsi="Times New Roman" w:cs="Times New Roman"/>
            <w:sz w:val="24"/>
            <w:szCs w:val="24"/>
            <w:lang w:bidi="he-IL"/>
          </w:rPr>
          <w:delText>ative</w:delText>
        </w:r>
      </w:del>
      <w:r>
        <w:rPr>
          <w:rFonts w:ascii="Times New Roman" w:hAnsi="Times New Roman" w:cs="Times New Roman"/>
          <w:sz w:val="24"/>
          <w:szCs w:val="24"/>
          <w:lang w:bidi="he-IL"/>
        </w:rPr>
        <w:t xml:space="preserve"> </w:t>
      </w:r>
      <w:del w:id="178" w:author="Nyamisi" w:date="2022-12-13T16:36:51Z">
        <w:r>
          <w:rPr>
            <w:rFonts w:ascii="Times New Roman" w:hAnsi="Times New Roman" w:cs="Times New Roman"/>
            <w:sz w:val="24"/>
            <w:szCs w:val="24"/>
            <w:lang w:bidi="he-IL"/>
          </w:rPr>
          <w:delText>and quantitative</w:delText>
        </w:r>
      </w:del>
      <w:del w:id="179" w:author="Nyamisi" w:date="2022-12-13T16:36:52Z">
        <w:r>
          <w:rPr>
            <w:rFonts w:ascii="Times New Roman" w:hAnsi="Times New Roman" w:cs="Times New Roman"/>
            <w:sz w:val="24"/>
            <w:szCs w:val="24"/>
            <w:lang w:bidi="he-IL"/>
          </w:rPr>
          <w:delText xml:space="preserve"> </w:delText>
        </w:r>
      </w:del>
      <w:r>
        <w:rPr>
          <w:rFonts w:ascii="Times New Roman" w:hAnsi="Times New Roman" w:cs="Times New Roman"/>
          <w:sz w:val="24"/>
          <w:szCs w:val="24"/>
          <w:lang w:bidi="he-IL"/>
        </w:rPr>
        <w:t xml:space="preserve">of water </w:t>
      </w:r>
      <w:ins w:id="180" w:author="Nyamisi" w:date="2022-12-13T16:36:55Z">
        <w:r>
          <w:rPr>
            <w:rFonts w:hint="default" w:ascii="Times New Roman" w:hAnsi="Times New Roman" w:cs="Times New Roman"/>
            <w:sz w:val="24"/>
            <w:szCs w:val="24"/>
            <w:lang w:val="en-GB" w:bidi="he-IL"/>
          </w:rPr>
          <w:t>i</w:t>
        </w:r>
      </w:ins>
      <w:ins w:id="181" w:author="Nyamisi" w:date="2022-12-13T16:36:56Z">
        <w:r>
          <w:rPr>
            <w:rFonts w:hint="default" w:ascii="Times New Roman" w:hAnsi="Times New Roman" w:cs="Times New Roman"/>
            <w:sz w:val="24"/>
            <w:szCs w:val="24"/>
            <w:lang w:val="en-GB" w:bidi="he-IL"/>
          </w:rPr>
          <w:t xml:space="preserve">n </w:t>
        </w:r>
      </w:ins>
      <w:ins w:id="182" w:author="Nyamisi" w:date="2022-12-13T16:36:57Z">
        <w:r>
          <w:rPr>
            <w:rFonts w:hint="default" w:ascii="Times New Roman" w:hAnsi="Times New Roman" w:cs="Times New Roman"/>
            <w:sz w:val="24"/>
            <w:szCs w:val="24"/>
            <w:lang w:val="en-GB" w:bidi="he-IL"/>
          </w:rPr>
          <w:t>the</w:t>
        </w:r>
      </w:ins>
      <w:ins w:id="183" w:author="Nyamisi" w:date="2022-12-13T16:36:58Z">
        <w:r>
          <w:rPr>
            <w:rFonts w:hint="default" w:ascii="Times New Roman" w:hAnsi="Times New Roman" w:cs="Times New Roman"/>
            <w:sz w:val="24"/>
            <w:szCs w:val="24"/>
            <w:lang w:val="en-GB" w:bidi="he-IL"/>
          </w:rPr>
          <w:t xml:space="preserve"> s</w:t>
        </w:r>
      </w:ins>
      <w:ins w:id="184" w:author="Nyamisi" w:date="2022-12-13T16:36:59Z">
        <w:r>
          <w:rPr>
            <w:rFonts w:hint="default" w:ascii="Times New Roman" w:hAnsi="Times New Roman" w:cs="Times New Roman"/>
            <w:sz w:val="24"/>
            <w:szCs w:val="24"/>
            <w:lang w:val="en-GB" w:bidi="he-IL"/>
          </w:rPr>
          <w:t>yst</w:t>
        </w:r>
      </w:ins>
      <w:ins w:id="185" w:author="Nyamisi" w:date="2022-12-13T16:37:00Z">
        <w:r>
          <w:rPr>
            <w:rFonts w:hint="default" w:ascii="Times New Roman" w:hAnsi="Times New Roman" w:cs="Times New Roman"/>
            <w:sz w:val="24"/>
            <w:szCs w:val="24"/>
            <w:lang w:val="en-GB" w:bidi="he-IL"/>
          </w:rPr>
          <w:t>em</w:t>
        </w:r>
      </w:ins>
      <w:ins w:id="186" w:author="Nyamisi" w:date="2022-12-13T16:37:01Z">
        <w:r>
          <w:rPr>
            <w:rFonts w:hint="default" w:ascii="Times New Roman" w:hAnsi="Times New Roman" w:cs="Times New Roman"/>
            <w:sz w:val="24"/>
            <w:szCs w:val="24"/>
            <w:lang w:val="en-GB" w:bidi="he-IL"/>
          </w:rPr>
          <w:t xml:space="preserve"> t</w:t>
        </w:r>
      </w:ins>
      <w:ins w:id="187" w:author="Nyamisi" w:date="2022-12-13T16:37:02Z">
        <w:r>
          <w:rPr>
            <w:rFonts w:hint="default" w:ascii="Times New Roman" w:hAnsi="Times New Roman" w:cs="Times New Roman"/>
            <w:sz w:val="24"/>
            <w:szCs w:val="24"/>
            <w:lang w:val="en-GB" w:bidi="he-IL"/>
          </w:rPr>
          <w:t>hro</w:t>
        </w:r>
      </w:ins>
      <w:ins w:id="188" w:author="Nyamisi" w:date="2022-12-13T16:37:03Z">
        <w:r>
          <w:rPr>
            <w:rFonts w:hint="default" w:ascii="Times New Roman" w:hAnsi="Times New Roman" w:cs="Times New Roman"/>
            <w:sz w:val="24"/>
            <w:szCs w:val="24"/>
            <w:lang w:val="en-GB" w:bidi="he-IL"/>
          </w:rPr>
          <w:t>ugh</w:t>
        </w:r>
      </w:ins>
      <w:ins w:id="189" w:author="Nyamisi" w:date="2022-12-13T16:37:04Z">
        <w:r>
          <w:rPr>
            <w:rFonts w:hint="default" w:ascii="Times New Roman" w:hAnsi="Times New Roman" w:cs="Times New Roman"/>
            <w:sz w:val="24"/>
            <w:szCs w:val="24"/>
            <w:lang w:val="en-GB" w:bidi="he-IL"/>
          </w:rPr>
          <w:t xml:space="preserve"> …</w:t>
        </w:r>
      </w:ins>
      <w:ins w:id="190" w:author="Nyamisi" w:date="2022-12-13T16:37:05Z">
        <w:r>
          <w:rPr>
            <w:rFonts w:hint="default" w:ascii="Times New Roman" w:hAnsi="Times New Roman" w:cs="Times New Roman"/>
            <w:sz w:val="24"/>
            <w:szCs w:val="24"/>
            <w:lang w:val="en-GB" w:bidi="he-IL"/>
          </w:rPr>
          <w:t>….</w:t>
        </w:r>
      </w:ins>
      <w:ins w:id="191" w:author="Nyamisi" w:date="2022-12-13T16:37:07Z">
        <w:r>
          <w:rPr>
            <w:rFonts w:hint="default" w:ascii="Times New Roman" w:hAnsi="Times New Roman" w:cs="Times New Roman"/>
            <w:sz w:val="24"/>
            <w:szCs w:val="24"/>
            <w:lang w:val="en-GB" w:bidi="he-IL"/>
          </w:rPr>
          <w:t>??</w:t>
        </w:r>
      </w:ins>
      <w:ins w:id="192" w:author="Nyamisi" w:date="2022-12-13T16:37:09Z">
        <w:r>
          <w:rPr>
            <w:rFonts w:hint="default" w:ascii="Times New Roman" w:hAnsi="Times New Roman" w:cs="Times New Roman"/>
            <w:sz w:val="24"/>
            <w:szCs w:val="24"/>
            <w:lang w:val="en-GB" w:bidi="he-IL"/>
          </w:rPr>
          <w:t>.</w:t>
        </w:r>
      </w:ins>
      <w:ins w:id="193" w:author="Nyamisi" w:date="2022-12-13T16:37:10Z">
        <w:r>
          <w:rPr>
            <w:rFonts w:hint="default" w:ascii="Times New Roman" w:hAnsi="Times New Roman" w:cs="Times New Roman"/>
            <w:sz w:val="24"/>
            <w:szCs w:val="24"/>
            <w:lang w:val="en-GB" w:bidi="he-IL"/>
          </w:rPr>
          <w:t xml:space="preserve"> </w:t>
        </w:r>
      </w:ins>
      <w:ins w:id="194" w:author="Nyamisi" w:date="2022-12-13T16:37:22Z">
        <w:r>
          <w:rPr>
            <w:rFonts w:hint="default" w:ascii="Times New Roman" w:hAnsi="Times New Roman" w:cs="Times New Roman"/>
            <w:sz w:val="24"/>
            <w:szCs w:val="24"/>
            <w:lang w:val="en-GB" w:bidi="he-IL"/>
          </w:rPr>
          <w:t>T</w:t>
        </w:r>
      </w:ins>
      <w:ins w:id="195" w:author="Nyamisi" w:date="2022-12-13T16:37:23Z">
        <w:r>
          <w:rPr>
            <w:rFonts w:hint="default" w:ascii="Times New Roman" w:hAnsi="Times New Roman" w:cs="Times New Roman"/>
            <w:sz w:val="24"/>
            <w:szCs w:val="24"/>
            <w:lang w:val="en-GB" w:bidi="he-IL"/>
          </w:rPr>
          <w:t>he</w:t>
        </w:r>
      </w:ins>
      <w:ins w:id="196" w:author="Nyamisi" w:date="2022-12-13T16:37:24Z">
        <w:r>
          <w:rPr>
            <w:rFonts w:hint="default" w:ascii="Times New Roman" w:hAnsi="Times New Roman" w:cs="Times New Roman"/>
            <w:sz w:val="24"/>
            <w:szCs w:val="24"/>
            <w:lang w:val="en-GB" w:bidi="he-IL"/>
          </w:rPr>
          <w:t xml:space="preserve"> l</w:t>
        </w:r>
      </w:ins>
      <w:ins w:id="197" w:author="Nyamisi" w:date="2022-12-13T16:37:25Z">
        <w:r>
          <w:rPr>
            <w:rFonts w:hint="default" w:ascii="Times New Roman" w:hAnsi="Times New Roman" w:cs="Times New Roman"/>
            <w:sz w:val="24"/>
            <w:szCs w:val="24"/>
            <w:lang w:val="en-GB" w:bidi="he-IL"/>
          </w:rPr>
          <w:t>ong</w:t>
        </w:r>
      </w:ins>
      <w:ins w:id="198" w:author="Nyamisi" w:date="2022-12-13T16:37:29Z">
        <w:r>
          <w:rPr>
            <w:rFonts w:hint="default" w:ascii="Times New Roman" w:hAnsi="Times New Roman" w:cs="Times New Roman"/>
            <w:sz w:val="24"/>
            <w:szCs w:val="24"/>
            <w:lang w:val="en-GB" w:bidi="he-IL"/>
          </w:rPr>
          <w:t>-ter</w:t>
        </w:r>
      </w:ins>
      <w:ins w:id="199" w:author="Nyamisi" w:date="2022-12-13T16:37:30Z">
        <w:r>
          <w:rPr>
            <w:rFonts w:hint="default" w:ascii="Times New Roman" w:hAnsi="Times New Roman" w:cs="Times New Roman"/>
            <w:sz w:val="24"/>
            <w:szCs w:val="24"/>
            <w:lang w:val="en-GB" w:bidi="he-IL"/>
          </w:rPr>
          <w:t xml:space="preserve">m </w:t>
        </w:r>
      </w:ins>
      <w:ins w:id="200" w:author="Nyamisi" w:date="2022-12-13T16:37:31Z">
        <w:r>
          <w:rPr>
            <w:rFonts w:hint="default" w:ascii="Times New Roman" w:hAnsi="Times New Roman" w:cs="Times New Roman"/>
            <w:sz w:val="24"/>
            <w:szCs w:val="24"/>
            <w:lang w:val="en-GB" w:bidi="he-IL"/>
          </w:rPr>
          <w:t>p</w:t>
        </w:r>
      </w:ins>
      <w:ins w:id="201" w:author="Nyamisi" w:date="2022-12-13T16:37:32Z">
        <w:r>
          <w:rPr>
            <w:rFonts w:hint="default" w:ascii="Times New Roman" w:hAnsi="Times New Roman" w:cs="Times New Roman"/>
            <w:sz w:val="24"/>
            <w:szCs w:val="24"/>
            <w:lang w:val="en-GB" w:bidi="he-IL"/>
          </w:rPr>
          <w:t>ers</w:t>
        </w:r>
      </w:ins>
      <w:ins w:id="202" w:author="Nyamisi" w:date="2022-12-13T16:37:34Z">
        <w:r>
          <w:rPr>
            <w:rFonts w:hint="default" w:ascii="Times New Roman" w:hAnsi="Times New Roman" w:cs="Times New Roman"/>
            <w:sz w:val="24"/>
            <w:szCs w:val="24"/>
            <w:lang w:val="en-GB" w:bidi="he-IL"/>
          </w:rPr>
          <w:t>ist</w:t>
        </w:r>
      </w:ins>
      <w:ins w:id="203" w:author="Nyamisi" w:date="2022-12-13T16:37:35Z">
        <w:r>
          <w:rPr>
            <w:rFonts w:hint="default" w:ascii="Times New Roman" w:hAnsi="Times New Roman" w:cs="Times New Roman"/>
            <w:sz w:val="24"/>
            <w:szCs w:val="24"/>
            <w:lang w:val="en-GB" w:bidi="he-IL"/>
          </w:rPr>
          <w:t>en</w:t>
        </w:r>
      </w:ins>
      <w:ins w:id="204" w:author="Nyamisi" w:date="2022-12-13T16:37:36Z">
        <w:r>
          <w:rPr>
            <w:rFonts w:hint="default" w:ascii="Times New Roman" w:hAnsi="Times New Roman" w:cs="Times New Roman"/>
            <w:sz w:val="24"/>
            <w:szCs w:val="24"/>
            <w:lang w:val="en-GB" w:bidi="he-IL"/>
          </w:rPr>
          <w:t xml:space="preserve">ce </w:t>
        </w:r>
      </w:ins>
      <w:ins w:id="205" w:author="Nyamisi" w:date="2022-12-13T16:37:37Z">
        <w:r>
          <w:rPr>
            <w:rFonts w:hint="default" w:ascii="Times New Roman" w:hAnsi="Times New Roman" w:cs="Times New Roman"/>
            <w:sz w:val="24"/>
            <w:szCs w:val="24"/>
            <w:lang w:val="en-GB" w:bidi="he-IL"/>
          </w:rPr>
          <w:t>of</w:t>
        </w:r>
      </w:ins>
      <w:ins w:id="206" w:author="Nyamisi" w:date="2022-12-13T16:37:38Z">
        <w:r>
          <w:rPr>
            <w:rFonts w:hint="default" w:ascii="Times New Roman" w:hAnsi="Times New Roman" w:cs="Times New Roman"/>
            <w:sz w:val="24"/>
            <w:szCs w:val="24"/>
            <w:lang w:val="en-GB" w:bidi="he-IL"/>
          </w:rPr>
          <w:t xml:space="preserve"> </w:t>
        </w:r>
      </w:ins>
      <w:ins w:id="207" w:author="Nyamisi" w:date="2022-12-13T16:37:41Z">
        <w:r>
          <w:rPr>
            <w:rFonts w:hint="default" w:ascii="Times New Roman" w:hAnsi="Times New Roman" w:cs="Times New Roman"/>
            <w:sz w:val="24"/>
            <w:szCs w:val="24"/>
            <w:lang w:val="en-GB" w:bidi="he-IL"/>
          </w:rPr>
          <w:t>this</w:t>
        </w:r>
      </w:ins>
      <w:ins w:id="208" w:author="Nyamisi" w:date="2022-12-13T16:37:42Z">
        <w:r>
          <w:rPr>
            <w:rFonts w:hint="default" w:ascii="Times New Roman" w:hAnsi="Times New Roman" w:cs="Times New Roman"/>
            <w:sz w:val="24"/>
            <w:szCs w:val="24"/>
            <w:lang w:val="en-GB" w:bidi="he-IL"/>
          </w:rPr>
          <w:t xml:space="preserve"> s</w:t>
        </w:r>
      </w:ins>
      <w:ins w:id="209" w:author="Nyamisi" w:date="2022-12-13T16:37:43Z">
        <w:r>
          <w:rPr>
            <w:rFonts w:hint="default" w:ascii="Times New Roman" w:hAnsi="Times New Roman" w:cs="Times New Roman"/>
            <w:sz w:val="24"/>
            <w:szCs w:val="24"/>
            <w:lang w:val="en-GB" w:bidi="he-IL"/>
          </w:rPr>
          <w:t>it</w:t>
        </w:r>
      </w:ins>
      <w:ins w:id="210" w:author="Nyamisi" w:date="2022-12-13T16:37:44Z">
        <w:r>
          <w:rPr>
            <w:rFonts w:hint="default" w:ascii="Times New Roman" w:hAnsi="Times New Roman" w:cs="Times New Roman"/>
            <w:sz w:val="24"/>
            <w:szCs w:val="24"/>
            <w:lang w:val="en-GB" w:bidi="he-IL"/>
          </w:rPr>
          <w:t>ua</w:t>
        </w:r>
      </w:ins>
      <w:ins w:id="211" w:author="Nyamisi" w:date="2022-12-13T16:37:45Z">
        <w:r>
          <w:rPr>
            <w:rFonts w:hint="default" w:ascii="Times New Roman" w:hAnsi="Times New Roman" w:cs="Times New Roman"/>
            <w:sz w:val="24"/>
            <w:szCs w:val="24"/>
            <w:lang w:val="en-GB" w:bidi="he-IL"/>
          </w:rPr>
          <w:t>t</w:t>
        </w:r>
      </w:ins>
      <w:ins w:id="212" w:author="Nyamisi" w:date="2022-12-13T16:37:50Z">
        <w:r>
          <w:rPr>
            <w:rFonts w:hint="default" w:ascii="Times New Roman" w:hAnsi="Times New Roman" w:cs="Times New Roman"/>
            <w:sz w:val="24"/>
            <w:szCs w:val="24"/>
            <w:lang w:val="en-GB" w:bidi="he-IL"/>
          </w:rPr>
          <w:t>ion</w:t>
        </w:r>
      </w:ins>
      <w:ins w:id="213" w:author="Nyamisi" w:date="2022-12-13T16:37:51Z">
        <w:r>
          <w:rPr>
            <w:rFonts w:hint="default" w:ascii="Times New Roman" w:hAnsi="Times New Roman" w:cs="Times New Roman"/>
            <w:sz w:val="24"/>
            <w:szCs w:val="24"/>
            <w:lang w:val="en-GB" w:bidi="he-IL"/>
          </w:rPr>
          <w:t xml:space="preserve"> </w:t>
        </w:r>
      </w:ins>
      <w:ins w:id="214" w:author="Nyamisi" w:date="2022-12-13T16:37:56Z">
        <w:r>
          <w:rPr>
            <w:rFonts w:hint="default" w:ascii="Times New Roman" w:hAnsi="Times New Roman" w:cs="Times New Roman"/>
            <w:sz w:val="24"/>
            <w:szCs w:val="24"/>
            <w:lang w:val="en-GB" w:bidi="he-IL"/>
          </w:rPr>
          <w:t>a</w:t>
        </w:r>
      </w:ins>
      <w:ins w:id="215" w:author="Nyamisi" w:date="2022-12-13T16:37:57Z">
        <w:r>
          <w:rPr>
            <w:rFonts w:hint="default" w:ascii="Times New Roman" w:hAnsi="Times New Roman" w:cs="Times New Roman"/>
            <w:sz w:val="24"/>
            <w:szCs w:val="24"/>
            <w:lang w:val="en-GB" w:bidi="he-IL"/>
          </w:rPr>
          <w:t>ffe</w:t>
        </w:r>
      </w:ins>
      <w:ins w:id="216" w:author="Nyamisi" w:date="2022-12-13T16:37:58Z">
        <w:r>
          <w:rPr>
            <w:rFonts w:hint="default" w:ascii="Times New Roman" w:hAnsi="Times New Roman" w:cs="Times New Roman"/>
            <w:sz w:val="24"/>
            <w:szCs w:val="24"/>
            <w:lang w:val="en-GB" w:bidi="he-IL"/>
          </w:rPr>
          <w:t>ct</w:t>
        </w:r>
      </w:ins>
      <w:ins w:id="217" w:author="Nyamisi" w:date="2022-12-13T16:37:59Z">
        <w:r>
          <w:rPr>
            <w:rFonts w:hint="default" w:ascii="Times New Roman" w:hAnsi="Times New Roman" w:cs="Times New Roman"/>
            <w:sz w:val="24"/>
            <w:szCs w:val="24"/>
            <w:lang w:val="en-GB" w:bidi="he-IL"/>
          </w:rPr>
          <w:t xml:space="preserve"> </w:t>
        </w:r>
      </w:ins>
      <w:ins w:id="218" w:author="Nyamisi" w:date="2022-12-13T16:38:00Z">
        <w:r>
          <w:rPr>
            <w:rFonts w:hint="default" w:ascii="Times New Roman" w:hAnsi="Times New Roman" w:cs="Times New Roman"/>
            <w:sz w:val="24"/>
            <w:szCs w:val="24"/>
            <w:lang w:val="en-GB" w:bidi="he-IL"/>
          </w:rPr>
          <w:t xml:space="preserve">the </w:t>
        </w:r>
      </w:ins>
      <w:ins w:id="219" w:author="Nyamisi" w:date="2022-12-13T16:38:06Z">
        <w:r>
          <w:rPr>
            <w:rFonts w:hint="default" w:ascii="Times New Roman" w:hAnsi="Times New Roman" w:cs="Times New Roman"/>
            <w:sz w:val="24"/>
            <w:szCs w:val="24"/>
            <w:lang w:val="en-GB" w:bidi="he-IL"/>
          </w:rPr>
          <w:t>b</w:t>
        </w:r>
      </w:ins>
      <w:ins w:id="220" w:author="Nyamisi" w:date="2022-12-13T16:38:07Z">
        <w:r>
          <w:rPr>
            <w:rFonts w:hint="default" w:ascii="Times New Roman" w:hAnsi="Times New Roman" w:cs="Times New Roman"/>
            <w:sz w:val="24"/>
            <w:szCs w:val="24"/>
            <w:lang w:val="en-GB" w:bidi="he-IL"/>
          </w:rPr>
          <w:t>oth</w:t>
        </w:r>
      </w:ins>
      <w:ins w:id="221" w:author="Nyamisi" w:date="2022-12-13T16:38:08Z">
        <w:r>
          <w:rPr>
            <w:rFonts w:hint="default" w:ascii="Times New Roman" w:hAnsi="Times New Roman" w:cs="Times New Roman"/>
            <w:sz w:val="24"/>
            <w:szCs w:val="24"/>
            <w:lang w:val="en-GB" w:bidi="he-IL"/>
          </w:rPr>
          <w:t xml:space="preserve"> </w:t>
        </w:r>
      </w:ins>
      <w:ins w:id="222" w:author="Nyamisi" w:date="2022-12-13T16:38:09Z">
        <w:r>
          <w:rPr>
            <w:rFonts w:hint="default" w:ascii="Times New Roman" w:hAnsi="Times New Roman" w:cs="Times New Roman"/>
            <w:sz w:val="24"/>
            <w:szCs w:val="24"/>
            <w:lang w:val="en-GB" w:bidi="he-IL"/>
          </w:rPr>
          <w:t xml:space="preserve">the </w:t>
        </w:r>
      </w:ins>
      <w:del w:id="223" w:author="Nyamisi" w:date="2022-12-13T16:38:11Z">
        <w:r>
          <w:rPr>
            <w:rFonts w:ascii="Times New Roman" w:hAnsi="Times New Roman" w:cs="Times New Roman"/>
            <w:sz w:val="24"/>
            <w:szCs w:val="24"/>
            <w:lang w:bidi="he-IL"/>
          </w:rPr>
          <w:delText>q</w:delText>
        </w:r>
      </w:del>
      <w:del w:id="224" w:author="Nyamisi" w:date="2022-12-13T16:38:12Z">
        <w:r>
          <w:rPr>
            <w:rFonts w:ascii="Times New Roman" w:hAnsi="Times New Roman" w:cs="Times New Roman"/>
            <w:sz w:val="24"/>
            <w:szCs w:val="24"/>
            <w:lang w:bidi="he-IL"/>
          </w:rPr>
          <w:delText>uality par</w:delText>
        </w:r>
      </w:del>
      <w:del w:id="225" w:author="Nyamisi" w:date="2022-12-13T16:38:13Z">
        <w:r>
          <w:rPr>
            <w:rFonts w:ascii="Times New Roman" w:hAnsi="Times New Roman" w:cs="Times New Roman"/>
            <w:sz w:val="24"/>
            <w:szCs w:val="24"/>
            <w:lang w:bidi="he-IL"/>
          </w:rPr>
          <w:delText xml:space="preserve">ameter </w:delText>
        </w:r>
      </w:del>
      <w:del w:id="226" w:author="Nyamisi" w:date="2022-12-13T16:38:14Z">
        <w:r>
          <w:rPr>
            <w:rFonts w:ascii="Times New Roman" w:hAnsi="Times New Roman" w:cs="Times New Roman"/>
            <w:sz w:val="24"/>
            <w:szCs w:val="24"/>
            <w:lang w:bidi="he-IL"/>
          </w:rPr>
          <w:delText>includ</w:delText>
        </w:r>
      </w:del>
      <w:del w:id="227" w:author="Nyamisi" w:date="2022-12-13T16:38:15Z">
        <w:r>
          <w:rPr>
            <w:rFonts w:ascii="Times New Roman" w:hAnsi="Times New Roman" w:cs="Times New Roman"/>
            <w:sz w:val="24"/>
            <w:szCs w:val="24"/>
            <w:lang w:bidi="he-IL"/>
          </w:rPr>
          <w:delText xml:space="preserve">e </w:delText>
        </w:r>
      </w:del>
      <w:r>
        <w:rPr>
          <w:rFonts w:ascii="Times New Roman" w:hAnsi="Times New Roman" w:cs="Times New Roman"/>
          <w:sz w:val="24"/>
          <w:szCs w:val="24"/>
          <w:lang w:bidi="he-IL"/>
        </w:rPr>
        <w:t>physical, chemical and</w:t>
      </w:r>
      <w:ins w:id="228" w:author="Nyamisi" w:date="2022-12-13T16:38:23Z">
        <w:r>
          <w:rPr>
            <w:rFonts w:hint="default" w:ascii="Times New Roman" w:hAnsi="Times New Roman" w:cs="Times New Roman"/>
            <w:sz w:val="24"/>
            <w:szCs w:val="24"/>
            <w:lang w:val="en-GB" w:bidi="he-IL"/>
          </w:rPr>
          <w:t xml:space="preserve"> </w:t>
        </w:r>
      </w:ins>
      <w:ins w:id="229" w:author="Nyamisi" w:date="2022-12-13T16:38:24Z">
        <w:r>
          <w:rPr>
            <w:rFonts w:hint="default" w:ascii="Times New Roman" w:hAnsi="Times New Roman" w:cs="Times New Roman"/>
            <w:sz w:val="24"/>
            <w:szCs w:val="24"/>
            <w:lang w:val="en-GB" w:bidi="he-IL"/>
          </w:rPr>
          <w:t>m</w:t>
        </w:r>
      </w:ins>
      <w:ins w:id="230" w:author="Nyamisi" w:date="2022-12-13T16:38:25Z">
        <w:r>
          <w:rPr>
            <w:rFonts w:hint="default" w:ascii="Times New Roman" w:hAnsi="Times New Roman" w:cs="Times New Roman"/>
            <w:sz w:val="24"/>
            <w:szCs w:val="24"/>
            <w:lang w:val="en-GB" w:bidi="he-IL"/>
          </w:rPr>
          <w:t xml:space="preserve">ight </w:t>
        </w:r>
      </w:ins>
      <w:ins w:id="231" w:author="Nyamisi" w:date="2022-12-13T16:38:26Z">
        <w:r>
          <w:rPr>
            <w:rFonts w:hint="default" w:ascii="Times New Roman" w:hAnsi="Times New Roman" w:cs="Times New Roman"/>
            <w:sz w:val="24"/>
            <w:szCs w:val="24"/>
            <w:lang w:val="en-GB" w:bidi="he-IL"/>
          </w:rPr>
          <w:t>l</w:t>
        </w:r>
      </w:ins>
      <w:ins w:id="232" w:author="Nyamisi" w:date="2022-12-13T16:38:27Z">
        <w:r>
          <w:rPr>
            <w:rFonts w:hint="default" w:ascii="Times New Roman" w:hAnsi="Times New Roman" w:cs="Times New Roman"/>
            <w:sz w:val="24"/>
            <w:szCs w:val="24"/>
            <w:lang w:val="en-GB" w:bidi="he-IL"/>
          </w:rPr>
          <w:t xml:space="preserve">ead </w:t>
        </w:r>
      </w:ins>
      <w:ins w:id="233" w:author="Nyamisi" w:date="2022-12-13T16:38:28Z">
        <w:r>
          <w:rPr>
            <w:rFonts w:hint="default" w:ascii="Times New Roman" w:hAnsi="Times New Roman" w:cs="Times New Roman"/>
            <w:sz w:val="24"/>
            <w:szCs w:val="24"/>
            <w:lang w:val="en-GB" w:bidi="he-IL"/>
          </w:rPr>
          <w:t>to</w:t>
        </w:r>
      </w:ins>
      <w:ins w:id="234" w:author="Nyamisi" w:date="2022-12-13T16:38:29Z">
        <w:r>
          <w:rPr>
            <w:rFonts w:hint="default" w:ascii="Times New Roman" w:hAnsi="Times New Roman" w:cs="Times New Roman"/>
            <w:sz w:val="24"/>
            <w:szCs w:val="24"/>
            <w:lang w:val="en-GB" w:bidi="he-IL"/>
          </w:rPr>
          <w:t xml:space="preserve"> er</w:t>
        </w:r>
      </w:ins>
      <w:ins w:id="235" w:author="Nyamisi" w:date="2022-12-13T16:38:30Z">
        <w:r>
          <w:rPr>
            <w:rFonts w:hint="default" w:ascii="Times New Roman" w:hAnsi="Times New Roman" w:cs="Times New Roman"/>
            <w:sz w:val="24"/>
            <w:szCs w:val="24"/>
            <w:lang w:val="en-GB" w:bidi="he-IL"/>
          </w:rPr>
          <w:t>u</w:t>
        </w:r>
      </w:ins>
      <w:ins w:id="236" w:author="Nyamisi" w:date="2022-12-13T16:38:31Z">
        <w:r>
          <w:rPr>
            <w:rFonts w:hint="default" w:ascii="Times New Roman" w:hAnsi="Times New Roman" w:cs="Times New Roman"/>
            <w:sz w:val="24"/>
            <w:szCs w:val="24"/>
            <w:lang w:val="en-GB" w:bidi="he-IL"/>
          </w:rPr>
          <w:t>pti</w:t>
        </w:r>
      </w:ins>
      <w:ins w:id="237" w:author="Nyamisi" w:date="2022-12-13T16:38:32Z">
        <w:r>
          <w:rPr>
            <w:rFonts w:hint="default" w:ascii="Times New Roman" w:hAnsi="Times New Roman" w:cs="Times New Roman"/>
            <w:sz w:val="24"/>
            <w:szCs w:val="24"/>
            <w:lang w:val="en-GB" w:bidi="he-IL"/>
          </w:rPr>
          <w:t xml:space="preserve">on </w:t>
        </w:r>
      </w:ins>
      <w:ins w:id="238" w:author="Nyamisi" w:date="2022-12-13T16:38:33Z">
        <w:r>
          <w:rPr>
            <w:rFonts w:hint="default" w:ascii="Times New Roman" w:hAnsi="Times New Roman" w:cs="Times New Roman"/>
            <w:sz w:val="24"/>
            <w:szCs w:val="24"/>
            <w:lang w:val="en-GB" w:bidi="he-IL"/>
          </w:rPr>
          <w:t xml:space="preserve">of </w:t>
        </w:r>
      </w:ins>
      <w:ins w:id="239" w:author="Nyamisi" w:date="2022-12-13T16:38:40Z">
        <w:r>
          <w:rPr>
            <w:rFonts w:hint="default" w:ascii="Times New Roman" w:hAnsi="Times New Roman" w:cs="Times New Roman"/>
            <w:sz w:val="24"/>
            <w:szCs w:val="24"/>
            <w:lang w:val="en-GB" w:bidi="he-IL"/>
          </w:rPr>
          <w:t>da</w:t>
        </w:r>
      </w:ins>
      <w:ins w:id="240" w:author="Nyamisi" w:date="2022-12-13T16:38:41Z">
        <w:r>
          <w:rPr>
            <w:rFonts w:hint="default" w:ascii="Times New Roman" w:hAnsi="Times New Roman" w:cs="Times New Roman"/>
            <w:sz w:val="24"/>
            <w:szCs w:val="24"/>
            <w:lang w:val="en-GB" w:bidi="he-IL"/>
          </w:rPr>
          <w:t>nge</w:t>
        </w:r>
      </w:ins>
      <w:ins w:id="241" w:author="Nyamisi" w:date="2022-12-13T16:38:42Z">
        <w:r>
          <w:rPr>
            <w:rFonts w:hint="default" w:ascii="Times New Roman" w:hAnsi="Times New Roman" w:cs="Times New Roman"/>
            <w:sz w:val="24"/>
            <w:szCs w:val="24"/>
            <w:lang w:val="en-GB" w:bidi="he-IL"/>
          </w:rPr>
          <w:t>r</w:t>
        </w:r>
      </w:ins>
      <w:ins w:id="242" w:author="Nyamisi" w:date="2022-12-13T16:38:43Z">
        <w:r>
          <w:rPr>
            <w:rFonts w:hint="default" w:ascii="Times New Roman" w:hAnsi="Times New Roman" w:cs="Times New Roman"/>
            <w:sz w:val="24"/>
            <w:szCs w:val="24"/>
            <w:lang w:val="en-GB" w:bidi="he-IL"/>
          </w:rPr>
          <w:t xml:space="preserve">ous </w:t>
        </w:r>
      </w:ins>
      <w:del w:id="243" w:author="Nyamisi" w:date="2022-12-13T16:38:45Z">
        <w:r>
          <w:rPr>
            <w:rFonts w:ascii="Times New Roman" w:hAnsi="Times New Roman" w:cs="Times New Roman"/>
            <w:sz w:val="24"/>
            <w:szCs w:val="24"/>
            <w:lang w:bidi="he-IL"/>
          </w:rPr>
          <w:delText xml:space="preserve"> </w:delText>
        </w:r>
      </w:del>
      <w:r>
        <w:rPr>
          <w:rFonts w:ascii="Times New Roman" w:hAnsi="Times New Roman" w:cs="Times New Roman"/>
          <w:sz w:val="24"/>
          <w:szCs w:val="24"/>
          <w:lang w:bidi="he-IL"/>
        </w:rPr>
        <w:t>microbi</w:t>
      </w:r>
      <w:ins w:id="244" w:author="Nyamisi" w:date="2022-12-13T16:39:00Z">
        <w:r>
          <w:rPr>
            <w:rFonts w:hint="default" w:ascii="Times New Roman" w:hAnsi="Times New Roman" w:cs="Times New Roman"/>
            <w:sz w:val="24"/>
            <w:szCs w:val="24"/>
            <w:lang w:val="en-GB" w:bidi="he-IL"/>
          </w:rPr>
          <w:t>al</w:t>
        </w:r>
      </w:ins>
      <w:ins w:id="245" w:author="Nyamisi" w:date="2022-12-13T16:39:01Z">
        <w:r>
          <w:rPr>
            <w:rFonts w:hint="default" w:ascii="Times New Roman" w:hAnsi="Times New Roman" w:cs="Times New Roman"/>
            <w:sz w:val="24"/>
            <w:szCs w:val="24"/>
            <w:lang w:val="en-GB" w:bidi="he-IL"/>
          </w:rPr>
          <w:t xml:space="preserve"> </w:t>
        </w:r>
      </w:ins>
      <w:ins w:id="246" w:author="Nyamisi" w:date="2022-12-13T16:39:02Z">
        <w:r>
          <w:rPr>
            <w:rFonts w:hint="default" w:ascii="Times New Roman" w:hAnsi="Times New Roman" w:cs="Times New Roman"/>
            <w:sz w:val="24"/>
            <w:szCs w:val="24"/>
            <w:lang w:val="en-GB" w:bidi="he-IL"/>
          </w:rPr>
          <w:t>gro</w:t>
        </w:r>
      </w:ins>
      <w:ins w:id="247" w:author="Nyamisi" w:date="2022-12-13T16:39:03Z">
        <w:r>
          <w:rPr>
            <w:rFonts w:hint="default" w:ascii="Times New Roman" w:hAnsi="Times New Roman" w:cs="Times New Roman"/>
            <w:sz w:val="24"/>
            <w:szCs w:val="24"/>
            <w:lang w:val="en-GB" w:bidi="he-IL"/>
          </w:rPr>
          <w:t>wth</w:t>
        </w:r>
      </w:ins>
      <w:ins w:id="248" w:author="Nyamisi" w:date="2022-12-13T16:39:06Z">
        <w:r>
          <w:rPr>
            <w:rFonts w:hint="default" w:ascii="Times New Roman" w:hAnsi="Times New Roman" w:cs="Times New Roman"/>
            <w:sz w:val="24"/>
            <w:szCs w:val="24"/>
            <w:lang w:val="en-GB" w:bidi="he-IL"/>
          </w:rPr>
          <w:t xml:space="preserve"> </w:t>
        </w:r>
      </w:ins>
      <w:ins w:id="249" w:author="Nyamisi" w:date="2022-12-13T16:39:08Z">
        <w:r>
          <w:rPr>
            <w:rFonts w:hint="default" w:ascii="Times New Roman" w:hAnsi="Times New Roman" w:cs="Times New Roman"/>
            <w:sz w:val="24"/>
            <w:szCs w:val="24"/>
            <w:lang w:val="en-GB" w:bidi="he-IL"/>
          </w:rPr>
          <w:t>(</w:t>
        </w:r>
      </w:ins>
      <w:ins w:id="250" w:author="Nyamisi" w:date="2022-12-13T16:39:11Z">
        <w:r>
          <w:rPr>
            <w:rFonts w:hint="default" w:ascii="Times New Roman" w:hAnsi="Times New Roman" w:cs="Times New Roman"/>
            <w:sz w:val="24"/>
            <w:szCs w:val="24"/>
            <w:lang w:val="en-GB" w:bidi="he-IL"/>
          </w:rPr>
          <w:t>ref</w:t>
        </w:r>
      </w:ins>
      <w:ins w:id="251" w:author="Nyamisi" w:date="2022-12-13T16:39:14Z">
        <w:r>
          <w:rPr>
            <w:rFonts w:hint="default" w:ascii="Times New Roman" w:hAnsi="Times New Roman" w:cs="Times New Roman"/>
            <w:sz w:val="24"/>
            <w:szCs w:val="24"/>
            <w:lang w:val="en-GB" w:bidi="he-IL"/>
          </w:rPr>
          <w:t>ere</w:t>
        </w:r>
      </w:ins>
      <w:ins w:id="252" w:author="Nyamisi" w:date="2022-12-13T16:39:15Z">
        <w:r>
          <w:rPr>
            <w:rFonts w:hint="default" w:ascii="Times New Roman" w:hAnsi="Times New Roman" w:cs="Times New Roman"/>
            <w:sz w:val="24"/>
            <w:szCs w:val="24"/>
            <w:lang w:val="en-GB" w:bidi="he-IL"/>
          </w:rPr>
          <w:t>nce</w:t>
        </w:r>
      </w:ins>
      <w:ins w:id="253" w:author="Nyamisi" w:date="2022-12-13T16:39:17Z">
        <w:r>
          <w:rPr>
            <w:rFonts w:hint="default" w:ascii="Times New Roman" w:hAnsi="Times New Roman" w:cs="Times New Roman"/>
            <w:sz w:val="24"/>
            <w:szCs w:val="24"/>
            <w:lang w:val="en-GB" w:bidi="he-IL"/>
          </w:rPr>
          <w:t>???</w:t>
        </w:r>
      </w:ins>
      <w:ins w:id="254" w:author="Nyamisi" w:date="2022-12-13T16:39:08Z">
        <w:r>
          <w:rPr>
            <w:rFonts w:hint="default" w:ascii="Times New Roman" w:hAnsi="Times New Roman" w:cs="Times New Roman"/>
            <w:sz w:val="24"/>
            <w:szCs w:val="24"/>
            <w:lang w:val="en-GB" w:bidi="he-IL"/>
          </w:rPr>
          <w:t>)</w:t>
        </w:r>
      </w:ins>
      <w:ins w:id="255" w:author="Nyamisi" w:date="2022-12-13T16:39:23Z">
        <w:r>
          <w:rPr>
            <w:rFonts w:hint="default" w:ascii="Times New Roman" w:hAnsi="Times New Roman" w:cs="Times New Roman"/>
            <w:sz w:val="24"/>
            <w:szCs w:val="24"/>
            <w:lang w:val="en-GB" w:bidi="he-IL"/>
          </w:rPr>
          <w:t>.</w:t>
        </w:r>
      </w:ins>
      <w:del w:id="256" w:author="Nyamisi" w:date="2022-12-13T16:38:59Z">
        <w:r>
          <w:rPr>
            <w:rFonts w:ascii="Times New Roman" w:hAnsi="Times New Roman" w:cs="Times New Roman"/>
            <w:sz w:val="24"/>
            <w:szCs w:val="24"/>
            <w:lang w:bidi="he-IL"/>
          </w:rPr>
          <w:delText>o</w:delText>
        </w:r>
      </w:del>
      <w:del w:id="257" w:author="Nyamisi" w:date="2022-12-13T16:38:58Z">
        <w:r>
          <w:rPr>
            <w:rFonts w:ascii="Times New Roman" w:hAnsi="Times New Roman" w:cs="Times New Roman"/>
            <w:sz w:val="24"/>
            <w:szCs w:val="24"/>
            <w:lang w:bidi="he-IL"/>
          </w:rPr>
          <w:delText>l</w:delText>
        </w:r>
      </w:del>
      <w:del w:id="258" w:author="Nyamisi" w:date="2022-12-13T16:38:51Z">
        <w:r>
          <w:rPr>
            <w:rFonts w:ascii="Times New Roman" w:hAnsi="Times New Roman" w:cs="Times New Roman"/>
            <w:sz w:val="24"/>
            <w:szCs w:val="24"/>
            <w:lang w:bidi="he-IL"/>
          </w:rPr>
          <w:delText>ogical</w:delText>
        </w:r>
      </w:del>
      <w:r>
        <w:rPr>
          <w:rFonts w:ascii="Times New Roman" w:hAnsi="Times New Roman" w:cs="Times New Roman"/>
          <w:sz w:val="24"/>
          <w:szCs w:val="24"/>
          <w:lang w:bidi="he-IL"/>
        </w:rPr>
        <w:t xml:space="preserve"> </w:t>
      </w:r>
      <w:del w:id="259" w:author="Nyamisi" w:date="2022-12-13T16:39:21Z">
        <w:commentRangeStart w:id="4"/>
        <w:r>
          <w:rPr>
            <w:rFonts w:ascii="Times New Roman" w:hAnsi="Times New Roman" w:cs="Times New Roman"/>
            <w:sz w:val="24"/>
            <w:szCs w:val="24"/>
            <w:lang w:bidi="he-IL"/>
          </w:rPr>
          <w:delText xml:space="preserve">parameter  </w:delText>
        </w:r>
      </w:del>
      <w:r>
        <w:rPr>
          <w:rFonts w:ascii="Times New Roman" w:hAnsi="Times New Roman" w:cs="Times New Roman"/>
          <w:sz w:val="24"/>
          <w:szCs w:val="24"/>
          <w:lang w:bidi="he-IL"/>
        </w:rPr>
        <w:t xml:space="preserve">The solution  to the problem is to assess quality and quantity of water quality parameter for fish farm particularly microbiological parameter in relation to physical chemical parameters the study will help fish farmers to manage or control water quality against fish mortality and stagnant growth so as to allow proper growth rate ,reproduction of cultured fish for maximum yield </w:t>
      </w:r>
      <w:r>
        <w:rPr>
          <w:rFonts w:ascii="Times New Roman" w:hAnsi="Times New Roman" w:cs="Times New Roman"/>
          <w:bCs/>
          <w:iCs/>
          <w:sz w:val="24"/>
          <w:szCs w:val="24"/>
          <w:lang w:bidi="he-IL"/>
        </w:rPr>
        <w:t xml:space="preserve">therefore This study will conducted for the  aimed of address this gap in knowledge The study will assess microbiological quality of pond water used  for fish culture in relation to physico chemical parameter at </w:t>
      </w:r>
      <w:del w:id="260" w:author="Nyamisi" w:date="2022-12-13T16:43:55Z">
        <w:r>
          <w:rPr>
            <w:rFonts w:ascii="Times New Roman" w:hAnsi="Times New Roman" w:cs="Times New Roman"/>
            <w:bCs/>
            <w:iCs/>
            <w:sz w:val="24"/>
            <w:szCs w:val="24"/>
            <w:lang w:bidi="he-IL"/>
          </w:rPr>
          <w:delText>k</w:delText>
        </w:r>
      </w:del>
      <w:ins w:id="261" w:author="Nyamisi" w:date="2022-12-13T16:43:58Z">
        <w:r>
          <w:rPr>
            <w:rFonts w:hint="default" w:ascii="Times New Roman" w:hAnsi="Times New Roman" w:cs="Times New Roman"/>
            <w:bCs/>
            <w:iCs/>
            <w:sz w:val="24"/>
            <w:szCs w:val="24"/>
            <w:lang w:val="en-GB" w:bidi="he-IL"/>
          </w:rPr>
          <w:t>K</w:t>
        </w:r>
      </w:ins>
      <w:r>
        <w:rPr>
          <w:rFonts w:ascii="Times New Roman" w:hAnsi="Times New Roman" w:cs="Times New Roman"/>
          <w:bCs/>
          <w:iCs/>
          <w:sz w:val="24"/>
          <w:szCs w:val="24"/>
          <w:lang w:bidi="he-IL"/>
        </w:rPr>
        <w:t>unduchi</w:t>
      </w:r>
      <w:commentRangeEnd w:id="4"/>
      <w:r>
        <w:commentReference w:id="4"/>
      </w:r>
    </w:p>
    <w:p>
      <w:pPr>
        <w:pStyle w:val="3"/>
        <w:spacing w:line="360" w:lineRule="auto"/>
        <w:jc w:val="both"/>
        <w:rPr>
          <w:del w:id="262" w:author="Nyamisi" w:date="2022-12-13T16:43:44Z"/>
          <w:rFonts w:cs="Times New Roman"/>
          <w:szCs w:val="24"/>
          <w:lang w:bidi="he-IL"/>
        </w:rPr>
      </w:pPr>
    </w:p>
    <w:p>
      <w:pPr>
        <w:pStyle w:val="3"/>
        <w:spacing w:line="360" w:lineRule="auto"/>
        <w:jc w:val="both"/>
        <w:rPr>
          <w:ins w:id="263" w:author="Nyamisi" w:date="2022-12-13T16:43:51Z"/>
          <w:rFonts w:cs="Times New Roman"/>
          <w:szCs w:val="24"/>
          <w:lang w:bidi="he-IL"/>
        </w:rPr>
      </w:pPr>
    </w:p>
    <w:p>
      <w:pPr>
        <w:rPr>
          <w:del w:id="264" w:author="Nyamisi" w:date="2022-12-13T16:43:46Z"/>
        </w:rPr>
      </w:pPr>
    </w:p>
    <w:p>
      <w:pPr>
        <w:pStyle w:val="3"/>
        <w:spacing w:line="360" w:lineRule="auto"/>
        <w:rPr>
          <w:rFonts w:cs="Times New Roman"/>
          <w:szCs w:val="24"/>
        </w:rPr>
      </w:pPr>
      <w:bookmarkStart w:id="8" w:name="_Toc121708787"/>
      <w:r>
        <w:rPr>
          <w:rFonts w:cs="Times New Roman"/>
          <w:szCs w:val="24"/>
        </w:rPr>
        <w:t>1.3 OBJECTIVES</w:t>
      </w:r>
      <w:bookmarkEnd w:id="6"/>
      <w:bookmarkEnd w:id="8"/>
    </w:p>
    <w:p>
      <w:pPr>
        <w:pStyle w:val="3"/>
        <w:spacing w:line="360" w:lineRule="auto"/>
        <w:rPr>
          <w:ins w:id="265" w:author="Nyamisi" w:date="2022-12-13T16:44:12Z"/>
          <w:rFonts w:cs="Times New Roman" w:eastAsiaTheme="minorHAnsi"/>
          <w:color w:val="000000"/>
          <w:szCs w:val="24"/>
        </w:rPr>
      </w:pPr>
      <w:bookmarkStart w:id="9" w:name="_Toc121708788"/>
      <w:bookmarkStart w:id="10" w:name="_Toc94492869"/>
      <w:r>
        <w:rPr>
          <w:rFonts w:cs="Times New Roman"/>
          <w:szCs w:val="24"/>
          <w:lang w:bidi="he-IL"/>
        </w:rPr>
        <w:t>1.3.1 Main Objective</w:t>
      </w:r>
      <w:bookmarkEnd w:id="9"/>
      <w:bookmarkEnd w:id="10"/>
      <w:r>
        <w:rPr>
          <w:rFonts w:cs="Times New Roman" w:eastAsiaTheme="minorHAnsi"/>
          <w:color w:val="000000"/>
          <w:szCs w:val="24"/>
        </w:rPr>
        <w:t xml:space="preserve"> </w:t>
      </w:r>
    </w:p>
    <w:p>
      <w:pPr>
        <w:rPr>
          <w:del w:id="266" w:author="Nyamisi" w:date="2022-12-13T16:44:14Z"/>
        </w:rPr>
      </w:pPr>
    </w:p>
    <w:p>
      <w:pPr>
        <w:spacing w:line="360" w:lineRule="auto"/>
        <w:jc w:val="both"/>
        <w:rPr>
          <w:del w:id="267" w:author="Nyamisi" w:date="2022-12-13T16:44:15Z"/>
          <w:rFonts w:ascii="Times New Roman" w:hAnsi="Times New Roman" w:cs="Times New Roman" w:eastAsiaTheme="minorHAnsi"/>
          <w:color w:val="000000"/>
          <w:sz w:val="24"/>
          <w:szCs w:val="24"/>
        </w:rPr>
      </w:pPr>
    </w:p>
    <w:p>
      <w:pPr>
        <w:spacing w:line="360" w:lineRule="auto"/>
        <w:jc w:val="both"/>
        <w:rPr>
          <w:rFonts w:ascii="Times New Roman" w:hAnsi="Times New Roman" w:cs="Times New Roman" w:eastAsiaTheme="minorHAnsi"/>
          <w:b/>
          <w:i/>
          <w:color w:val="000000"/>
          <w:sz w:val="24"/>
          <w:szCs w:val="24"/>
          <w:lang w:val="en-GB"/>
        </w:rPr>
      </w:pPr>
      <w:r>
        <w:rPr>
          <w:rFonts w:ascii="Times New Roman" w:hAnsi="Times New Roman" w:cs="Times New Roman" w:eastAsiaTheme="minorHAnsi"/>
          <w:color w:val="000000"/>
          <w:sz w:val="24"/>
          <w:szCs w:val="24"/>
        </w:rPr>
        <w:t xml:space="preserve">To assess </w:t>
      </w:r>
      <w:ins w:id="268" w:author="Nyamisi" w:date="2022-12-13T16:45:58Z">
        <w:r>
          <w:rPr>
            <w:rFonts w:hint="default" w:ascii="Times New Roman" w:hAnsi="Times New Roman" w:cs="Times New Roman" w:eastAsiaTheme="minorHAnsi"/>
            <w:color w:val="000000"/>
            <w:sz w:val="24"/>
            <w:szCs w:val="24"/>
            <w:lang w:val="en-GB"/>
          </w:rPr>
          <w:t>m</w:t>
        </w:r>
      </w:ins>
      <w:del w:id="269" w:author="Nyamisi" w:date="2022-12-13T16:45:58Z">
        <w:r>
          <w:rPr>
            <w:rFonts w:ascii="Times New Roman" w:hAnsi="Times New Roman" w:cs="Times New Roman" w:eastAsiaTheme="minorHAnsi"/>
            <w:color w:val="000000"/>
            <w:sz w:val="24"/>
            <w:szCs w:val="24"/>
            <w:lang w:val="en-GB"/>
          </w:rPr>
          <w:delText>M</w:delText>
        </w:r>
      </w:del>
      <w:r>
        <w:rPr>
          <w:rFonts w:ascii="Times New Roman" w:hAnsi="Times New Roman" w:cs="Times New Roman" w:eastAsiaTheme="minorHAnsi"/>
          <w:color w:val="000000"/>
          <w:sz w:val="24"/>
          <w:szCs w:val="24"/>
          <w:lang w:val="en-GB"/>
        </w:rPr>
        <w:t>icrobi</w:t>
      </w:r>
      <w:ins w:id="270" w:author="Nyamisi" w:date="2022-12-13T16:46:06Z">
        <w:r>
          <w:rPr>
            <w:rFonts w:hint="default" w:ascii="Times New Roman" w:hAnsi="Times New Roman" w:cs="Times New Roman" w:eastAsiaTheme="minorHAnsi"/>
            <w:color w:val="000000"/>
            <w:sz w:val="24"/>
            <w:szCs w:val="24"/>
            <w:lang w:val="en-GB"/>
          </w:rPr>
          <w:t>a</w:t>
        </w:r>
      </w:ins>
      <w:ins w:id="271" w:author="Nyamisi" w:date="2022-12-13T16:46:07Z">
        <w:r>
          <w:rPr>
            <w:rFonts w:hint="default" w:ascii="Times New Roman" w:hAnsi="Times New Roman" w:cs="Times New Roman" w:eastAsiaTheme="minorHAnsi"/>
            <w:color w:val="000000"/>
            <w:sz w:val="24"/>
            <w:szCs w:val="24"/>
            <w:lang w:val="en-GB"/>
          </w:rPr>
          <w:t>l</w:t>
        </w:r>
      </w:ins>
      <w:del w:id="272" w:author="Nyamisi" w:date="2022-12-13T16:46:05Z">
        <w:r>
          <w:rPr>
            <w:rFonts w:ascii="Times New Roman" w:hAnsi="Times New Roman" w:cs="Times New Roman" w:eastAsiaTheme="minorHAnsi"/>
            <w:color w:val="000000"/>
            <w:sz w:val="24"/>
            <w:szCs w:val="24"/>
            <w:lang w:val="en-GB"/>
          </w:rPr>
          <w:delText>o</w:delText>
        </w:r>
      </w:del>
      <w:del w:id="273" w:author="Nyamisi" w:date="2022-12-13T16:46:04Z">
        <w:r>
          <w:rPr>
            <w:rFonts w:ascii="Times New Roman" w:hAnsi="Times New Roman" w:cs="Times New Roman" w:eastAsiaTheme="minorHAnsi"/>
            <w:color w:val="000000"/>
            <w:sz w:val="24"/>
            <w:szCs w:val="24"/>
            <w:lang w:val="en-GB"/>
          </w:rPr>
          <w:delText>l</w:delText>
        </w:r>
      </w:del>
      <w:del w:id="274" w:author="Nyamisi" w:date="2022-12-13T16:46:02Z">
        <w:r>
          <w:rPr>
            <w:rFonts w:ascii="Times New Roman" w:hAnsi="Times New Roman" w:cs="Times New Roman" w:eastAsiaTheme="minorHAnsi"/>
            <w:color w:val="000000"/>
            <w:sz w:val="24"/>
            <w:szCs w:val="24"/>
            <w:lang w:val="en-GB"/>
          </w:rPr>
          <w:delText>ogi</w:delText>
        </w:r>
      </w:del>
      <w:del w:id="275" w:author="Nyamisi" w:date="2022-12-13T16:46:01Z">
        <w:r>
          <w:rPr>
            <w:rFonts w:ascii="Times New Roman" w:hAnsi="Times New Roman" w:cs="Times New Roman" w:eastAsiaTheme="minorHAnsi"/>
            <w:color w:val="000000"/>
            <w:sz w:val="24"/>
            <w:szCs w:val="24"/>
            <w:lang w:val="en-GB"/>
          </w:rPr>
          <w:delText>cal</w:delText>
        </w:r>
      </w:del>
      <w:r>
        <w:rPr>
          <w:rFonts w:ascii="Times New Roman" w:hAnsi="Times New Roman" w:cs="Times New Roman" w:eastAsiaTheme="minorHAnsi"/>
          <w:color w:val="000000"/>
          <w:sz w:val="24"/>
          <w:szCs w:val="24"/>
          <w:lang w:val="en-GB"/>
        </w:rPr>
        <w:t xml:space="preserve"> </w:t>
      </w:r>
      <w:del w:id="276" w:author="Nyamisi" w:date="2022-12-13T16:45:42Z">
        <w:r>
          <w:rPr>
            <w:rFonts w:hint="default" w:ascii="Times New Roman" w:hAnsi="Times New Roman" w:cs="Times New Roman" w:eastAsiaTheme="minorHAnsi"/>
            <w:color w:val="000000"/>
            <w:sz w:val="24"/>
            <w:szCs w:val="24"/>
            <w:lang w:val="en-US"/>
          </w:rPr>
          <w:delText>quality</w:delText>
        </w:r>
      </w:del>
      <w:ins w:id="277" w:author="Nyamisi" w:date="2022-12-13T16:45:54Z">
        <w:r>
          <w:rPr>
            <w:rFonts w:hint="default" w:ascii="Times New Roman" w:hAnsi="Times New Roman" w:cs="Times New Roman" w:eastAsiaTheme="minorHAnsi"/>
            <w:color w:val="000000"/>
            <w:sz w:val="24"/>
            <w:szCs w:val="24"/>
            <w:lang w:val="en-GB"/>
          </w:rPr>
          <w:t>quantity</w:t>
        </w:r>
      </w:ins>
      <w:r>
        <w:rPr>
          <w:rFonts w:ascii="Times New Roman" w:hAnsi="Times New Roman" w:cs="Times New Roman" w:eastAsiaTheme="minorHAnsi"/>
          <w:color w:val="000000"/>
          <w:sz w:val="24"/>
          <w:szCs w:val="24"/>
          <w:lang w:val="en-GB"/>
        </w:rPr>
        <w:t xml:space="preserve"> of pond water </w:t>
      </w:r>
      <w:del w:id="278" w:author="Nyamisi" w:date="2022-12-13T16:46:23Z">
        <w:r>
          <w:rPr>
            <w:rFonts w:ascii="Times New Roman" w:hAnsi="Times New Roman" w:cs="Times New Roman" w:eastAsiaTheme="minorHAnsi"/>
            <w:color w:val="000000"/>
            <w:sz w:val="24"/>
            <w:szCs w:val="24"/>
            <w:lang w:val="en-GB"/>
          </w:rPr>
          <w:delText>used for</w:delText>
        </w:r>
      </w:del>
      <w:del w:id="279" w:author="Nyamisi" w:date="2022-12-13T16:46:24Z">
        <w:r>
          <w:rPr>
            <w:rFonts w:ascii="Times New Roman" w:hAnsi="Times New Roman" w:cs="Times New Roman" w:eastAsiaTheme="minorHAnsi"/>
            <w:color w:val="000000"/>
            <w:sz w:val="24"/>
            <w:szCs w:val="24"/>
            <w:lang w:val="en-GB"/>
          </w:rPr>
          <w:delText xml:space="preserve"> </w:delText>
        </w:r>
      </w:del>
      <w:ins w:id="280" w:author="Nyamisi" w:date="2022-12-13T16:46:34Z">
        <w:r>
          <w:rPr>
            <w:rFonts w:hint="default" w:ascii="Times New Roman" w:hAnsi="Times New Roman" w:cs="Times New Roman" w:eastAsiaTheme="minorHAnsi"/>
            <w:color w:val="000000"/>
            <w:sz w:val="24"/>
            <w:szCs w:val="24"/>
            <w:lang w:val="en-GB"/>
          </w:rPr>
          <w:t>at</w:t>
        </w:r>
      </w:ins>
      <w:ins w:id="281" w:author="Nyamisi" w:date="2022-12-13T16:46:35Z">
        <w:r>
          <w:rPr>
            <w:rFonts w:hint="default" w:ascii="Times New Roman" w:hAnsi="Times New Roman" w:cs="Times New Roman" w:eastAsiaTheme="minorHAnsi"/>
            <w:color w:val="000000"/>
            <w:sz w:val="24"/>
            <w:szCs w:val="24"/>
            <w:lang w:val="en-GB"/>
          </w:rPr>
          <w:t xml:space="preserve"> </w:t>
        </w:r>
      </w:ins>
      <w:ins w:id="282" w:author="Nyamisi" w:date="2022-12-13T16:46:39Z">
        <w:r>
          <w:rPr>
            <w:rFonts w:ascii="Times New Roman" w:hAnsi="Times New Roman" w:cs="Times New Roman" w:eastAsiaTheme="minorHAnsi"/>
            <w:color w:val="000000"/>
            <w:sz w:val="24"/>
            <w:szCs w:val="24"/>
            <w:lang w:val="en-GB"/>
          </w:rPr>
          <w:t>Kunduchi</w:t>
        </w:r>
      </w:ins>
      <w:ins w:id="283" w:author="Nyamisi" w:date="2022-12-13T16:46:42Z">
        <w:r>
          <w:rPr>
            <w:rFonts w:hint="default" w:ascii="Times New Roman" w:hAnsi="Times New Roman" w:cs="Times New Roman" w:eastAsiaTheme="minorHAnsi"/>
            <w:color w:val="000000"/>
            <w:sz w:val="24"/>
            <w:szCs w:val="24"/>
            <w:lang w:val="en-GB"/>
          </w:rPr>
          <w:t xml:space="preserve"> </w:t>
        </w:r>
      </w:ins>
      <w:r>
        <w:rPr>
          <w:rFonts w:ascii="Times New Roman" w:hAnsi="Times New Roman" w:cs="Times New Roman" w:eastAsiaTheme="minorHAnsi"/>
          <w:color w:val="000000"/>
          <w:sz w:val="24"/>
          <w:szCs w:val="24"/>
          <w:lang w:val="en-GB"/>
        </w:rPr>
        <w:t xml:space="preserve">fish </w:t>
      </w:r>
      <w:del w:id="284" w:author="Nyamisi" w:date="2022-12-13T16:46:46Z">
        <w:r>
          <w:rPr>
            <w:rFonts w:hint="default" w:ascii="Times New Roman" w:hAnsi="Times New Roman" w:cs="Times New Roman" w:eastAsiaTheme="minorHAnsi"/>
            <w:color w:val="000000"/>
            <w:sz w:val="24"/>
            <w:szCs w:val="24"/>
            <w:lang w:val="en-US"/>
          </w:rPr>
          <w:delText xml:space="preserve">culture </w:delText>
        </w:r>
      </w:del>
      <w:ins w:id="285" w:author="Nyamisi" w:date="2022-12-13T16:46:46Z">
        <w:r>
          <w:rPr>
            <w:rFonts w:hint="default" w:ascii="Times New Roman" w:hAnsi="Times New Roman" w:cs="Times New Roman" w:eastAsiaTheme="minorHAnsi"/>
            <w:color w:val="000000"/>
            <w:sz w:val="24"/>
            <w:szCs w:val="24"/>
            <w:lang w:val="en-GB"/>
          </w:rPr>
          <w:t>pon</w:t>
        </w:r>
      </w:ins>
      <w:ins w:id="286" w:author="Nyamisi" w:date="2022-12-13T16:46:47Z">
        <w:r>
          <w:rPr>
            <w:rFonts w:hint="default" w:ascii="Times New Roman" w:hAnsi="Times New Roman" w:cs="Times New Roman" w:eastAsiaTheme="minorHAnsi"/>
            <w:color w:val="000000"/>
            <w:sz w:val="24"/>
            <w:szCs w:val="24"/>
            <w:lang w:val="en-GB"/>
          </w:rPr>
          <w:t>d</w:t>
        </w:r>
      </w:ins>
      <w:del w:id="287" w:author="Nyamisi" w:date="2022-12-13T16:46:48Z">
        <w:r>
          <w:rPr>
            <w:rFonts w:ascii="Times New Roman" w:hAnsi="Times New Roman" w:cs="Times New Roman" w:eastAsiaTheme="minorHAnsi"/>
            <w:color w:val="000000"/>
            <w:sz w:val="24"/>
            <w:szCs w:val="24"/>
            <w:lang w:val="en-GB"/>
          </w:rPr>
          <w:delText>a</w:delText>
        </w:r>
      </w:del>
      <w:del w:id="288" w:author="Nyamisi" w:date="2022-12-13T16:46:49Z">
        <w:r>
          <w:rPr>
            <w:rFonts w:ascii="Times New Roman" w:hAnsi="Times New Roman" w:cs="Times New Roman" w:eastAsiaTheme="minorHAnsi"/>
            <w:color w:val="000000"/>
            <w:sz w:val="24"/>
            <w:szCs w:val="24"/>
            <w:lang w:val="en-GB"/>
          </w:rPr>
          <w:delText>t</w:delText>
        </w:r>
      </w:del>
      <w:r>
        <w:rPr>
          <w:rFonts w:ascii="Times New Roman" w:hAnsi="Times New Roman" w:cs="Times New Roman" w:eastAsiaTheme="minorHAnsi"/>
          <w:color w:val="000000"/>
          <w:sz w:val="24"/>
          <w:szCs w:val="24"/>
          <w:lang w:val="en-GB"/>
        </w:rPr>
        <w:t xml:space="preserve"> </w:t>
      </w:r>
      <w:del w:id="289" w:author="Nyamisi" w:date="2022-12-13T16:46:39Z">
        <w:r>
          <w:rPr>
            <w:rFonts w:ascii="Times New Roman" w:hAnsi="Times New Roman" w:cs="Times New Roman" w:eastAsiaTheme="minorHAnsi"/>
            <w:color w:val="000000"/>
            <w:sz w:val="24"/>
            <w:szCs w:val="24"/>
            <w:lang w:val="en-GB"/>
          </w:rPr>
          <w:delText>Kunduchi</w:delText>
        </w:r>
      </w:del>
    </w:p>
    <w:p>
      <w:pPr>
        <w:pStyle w:val="4"/>
        <w:spacing w:line="360" w:lineRule="auto"/>
        <w:rPr>
          <w:rFonts w:cs="Times New Roman"/>
        </w:rPr>
      </w:pPr>
      <w:bookmarkStart w:id="11" w:name="_Toc94492870"/>
      <w:bookmarkStart w:id="12" w:name="_Toc121708789"/>
      <w:r>
        <w:rPr>
          <w:rFonts w:cs="Times New Roman"/>
        </w:rPr>
        <w:t>1.3.2 Specific objectives</w:t>
      </w:r>
      <w:bookmarkEnd w:id="11"/>
      <w:bookmarkEnd w:id="12"/>
    </w:p>
    <w:p>
      <w:pPr>
        <w:pStyle w:val="21"/>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 determine bacterial load of </w:t>
      </w:r>
      <w:del w:id="290" w:author="Nyamisi" w:date="2022-12-13T16:47:31Z">
        <w:r>
          <w:rPr>
            <w:rFonts w:ascii="Times New Roman" w:hAnsi="Times New Roman" w:cs="Times New Roman"/>
            <w:sz w:val="24"/>
            <w:szCs w:val="24"/>
          </w:rPr>
          <w:delText xml:space="preserve">fish </w:delText>
        </w:r>
      </w:del>
      <w:r>
        <w:rPr>
          <w:rFonts w:ascii="Times New Roman" w:hAnsi="Times New Roman" w:cs="Times New Roman"/>
          <w:sz w:val="24"/>
          <w:szCs w:val="24"/>
        </w:rPr>
        <w:t>pond</w:t>
      </w:r>
      <w:ins w:id="291" w:author="Nyamisi" w:date="2022-12-13T16:47:35Z">
        <w:r>
          <w:rPr>
            <w:rFonts w:hint="default" w:ascii="Times New Roman" w:hAnsi="Times New Roman" w:cs="Times New Roman"/>
            <w:sz w:val="24"/>
            <w:szCs w:val="24"/>
            <w:lang w:val="en-GB"/>
          </w:rPr>
          <w:t xml:space="preserve"> </w:t>
        </w:r>
      </w:ins>
      <w:ins w:id="292" w:author="Nyamisi" w:date="2022-12-13T16:47:37Z">
        <w:r>
          <w:rPr>
            <w:rFonts w:hint="default" w:ascii="Times New Roman" w:hAnsi="Times New Roman" w:cs="Times New Roman"/>
            <w:sz w:val="24"/>
            <w:szCs w:val="24"/>
            <w:lang w:val="en-GB"/>
          </w:rPr>
          <w:t>water</w:t>
        </w:r>
      </w:ins>
      <w:del w:id="293" w:author="Nyamisi" w:date="2022-12-13T16:47:34Z">
        <w:r>
          <w:rPr>
            <w:rFonts w:ascii="Times New Roman" w:hAnsi="Times New Roman" w:cs="Times New Roman"/>
            <w:sz w:val="24"/>
            <w:szCs w:val="24"/>
          </w:rPr>
          <w:delText>s</w:delText>
        </w:r>
      </w:del>
      <w:r>
        <w:rPr>
          <w:rFonts w:ascii="Times New Roman" w:hAnsi="Times New Roman" w:cs="Times New Roman"/>
          <w:sz w:val="24"/>
          <w:szCs w:val="24"/>
        </w:rPr>
        <w:t xml:space="preserve"> at </w:t>
      </w:r>
      <w:ins w:id="294" w:author="Nyamisi" w:date="2022-12-13T16:47:42Z">
        <w:r>
          <w:rPr>
            <w:rFonts w:hint="default" w:ascii="Times New Roman" w:hAnsi="Times New Roman" w:cs="Times New Roman"/>
            <w:sz w:val="24"/>
            <w:szCs w:val="24"/>
            <w:lang w:val="en-GB"/>
          </w:rPr>
          <w:t>K</w:t>
        </w:r>
      </w:ins>
      <w:del w:id="295" w:author="Nyamisi" w:date="2022-12-13T16:47:41Z">
        <w:r>
          <w:rPr>
            <w:rFonts w:ascii="Times New Roman" w:hAnsi="Times New Roman" w:cs="Times New Roman"/>
            <w:sz w:val="24"/>
            <w:szCs w:val="24"/>
          </w:rPr>
          <w:delText>k</w:delText>
        </w:r>
      </w:del>
      <w:r>
        <w:rPr>
          <w:rFonts w:ascii="Times New Roman" w:hAnsi="Times New Roman" w:cs="Times New Roman"/>
          <w:sz w:val="24"/>
          <w:szCs w:val="24"/>
        </w:rPr>
        <w:t xml:space="preserve">unduchi (Total plate count) </w:t>
      </w:r>
    </w:p>
    <w:p>
      <w:pPr>
        <w:pStyle w:val="21"/>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To identify</w:t>
      </w:r>
      <w:ins w:id="296" w:author="Nyamisi" w:date="2022-12-13T16:48:46Z">
        <w:r>
          <w:rPr>
            <w:rFonts w:hint="default" w:ascii="Times New Roman" w:hAnsi="Times New Roman" w:cs="Times New Roman"/>
            <w:sz w:val="24"/>
            <w:szCs w:val="24"/>
            <w:lang w:val="en-GB"/>
          </w:rPr>
          <w:t xml:space="preserve"> </w:t>
        </w:r>
      </w:ins>
      <w:ins w:id="297" w:author="Nyamisi" w:date="2022-12-13T16:48:44Z">
        <w:r>
          <w:rPr>
            <w:rFonts w:ascii="Times New Roman" w:hAnsi="Times New Roman" w:cs="Times New Roman"/>
            <w:sz w:val="24"/>
            <w:szCs w:val="24"/>
          </w:rPr>
          <w:t xml:space="preserve">fish </w:t>
        </w:r>
      </w:ins>
      <w:r>
        <w:rPr>
          <w:rFonts w:ascii="Times New Roman" w:hAnsi="Times New Roman" w:cs="Times New Roman"/>
          <w:sz w:val="24"/>
          <w:szCs w:val="24"/>
        </w:rPr>
        <w:t xml:space="preserve"> pathogenic bacteria</w:t>
      </w:r>
      <w:del w:id="298" w:author="Nyamisi" w:date="2022-12-13T16:48:14Z">
        <w:r>
          <w:rPr>
            <w:rFonts w:ascii="Times New Roman" w:hAnsi="Times New Roman" w:cs="Times New Roman"/>
            <w:sz w:val="24"/>
            <w:szCs w:val="24"/>
          </w:rPr>
          <w:delText>l</w:delText>
        </w:r>
      </w:del>
      <w:ins w:id="299" w:author="Nyamisi" w:date="2022-12-13T16:49:06Z">
        <w:r>
          <w:rPr>
            <w:rFonts w:hint="default" w:ascii="Times New Roman" w:hAnsi="Times New Roman" w:cs="Times New Roman"/>
            <w:sz w:val="24"/>
            <w:szCs w:val="24"/>
            <w:lang w:val="en-GB"/>
          </w:rPr>
          <w:t xml:space="preserve"> </w:t>
        </w:r>
      </w:ins>
      <w:del w:id="300" w:author="Nyamisi" w:date="2022-12-13T16:49:05Z">
        <w:r>
          <w:rPr>
            <w:rFonts w:ascii="Times New Roman" w:hAnsi="Times New Roman" w:cs="Times New Roman"/>
            <w:sz w:val="24"/>
            <w:szCs w:val="24"/>
          </w:rPr>
          <w:delText xml:space="preserve"> in </w:delText>
        </w:r>
      </w:del>
      <w:del w:id="301" w:author="Nyamisi" w:date="2022-12-13T16:48:55Z">
        <w:r>
          <w:rPr>
            <w:rFonts w:ascii="Times New Roman" w:hAnsi="Times New Roman" w:cs="Times New Roman"/>
            <w:sz w:val="24"/>
            <w:szCs w:val="24"/>
          </w:rPr>
          <w:delText xml:space="preserve">fish ponds </w:delText>
        </w:r>
      </w:del>
      <w:r>
        <w:rPr>
          <w:rFonts w:ascii="Times New Roman" w:hAnsi="Times New Roman" w:cs="Times New Roman"/>
          <w:sz w:val="24"/>
          <w:szCs w:val="24"/>
        </w:rPr>
        <w:t xml:space="preserve">at </w:t>
      </w:r>
      <w:ins w:id="302" w:author="Nyamisi" w:date="2022-12-13T16:48:06Z">
        <w:r>
          <w:rPr>
            <w:rFonts w:hint="default" w:ascii="Times New Roman" w:hAnsi="Times New Roman" w:cs="Times New Roman"/>
            <w:sz w:val="24"/>
            <w:szCs w:val="24"/>
            <w:lang w:val="en-GB"/>
          </w:rPr>
          <w:t>K</w:t>
        </w:r>
      </w:ins>
      <w:del w:id="303" w:author="Nyamisi" w:date="2022-12-13T16:48:05Z">
        <w:r>
          <w:rPr>
            <w:rFonts w:ascii="Times New Roman" w:hAnsi="Times New Roman" w:cs="Times New Roman"/>
            <w:sz w:val="24"/>
            <w:szCs w:val="24"/>
          </w:rPr>
          <w:delText>k</w:delText>
        </w:r>
      </w:del>
      <w:r>
        <w:rPr>
          <w:rFonts w:ascii="Times New Roman" w:hAnsi="Times New Roman" w:cs="Times New Roman"/>
          <w:sz w:val="24"/>
          <w:szCs w:val="24"/>
        </w:rPr>
        <w:t>unduchi</w:t>
      </w:r>
      <w:ins w:id="304" w:author="Nyamisi" w:date="2022-12-13T16:48:59Z">
        <w:r>
          <w:rPr>
            <w:rFonts w:hint="default" w:ascii="Times New Roman" w:hAnsi="Times New Roman" w:cs="Times New Roman"/>
            <w:sz w:val="24"/>
            <w:szCs w:val="24"/>
            <w:lang w:val="en-GB"/>
          </w:rPr>
          <w:t xml:space="preserve"> </w:t>
        </w:r>
      </w:ins>
      <w:ins w:id="305" w:author="Nyamisi" w:date="2022-12-13T16:48:55Z">
        <w:r>
          <w:rPr>
            <w:rFonts w:ascii="Times New Roman" w:hAnsi="Times New Roman" w:cs="Times New Roman"/>
            <w:sz w:val="24"/>
            <w:szCs w:val="24"/>
          </w:rPr>
          <w:t>pond</w:t>
        </w:r>
      </w:ins>
    </w:p>
    <w:p>
      <w:pPr>
        <w:pStyle w:val="21"/>
        <w:numPr>
          <w:ilvl w:val="0"/>
          <w:numId w:val="1"/>
        </w:numPr>
        <w:spacing w:line="360" w:lineRule="auto"/>
        <w:jc w:val="both"/>
        <w:rPr>
          <w:rFonts w:ascii="Times New Roman" w:hAnsi="Times New Roman" w:cs="Times New Roman"/>
          <w:sz w:val="24"/>
          <w:szCs w:val="24"/>
        </w:rPr>
      </w:pPr>
      <w:commentRangeStart w:id="5"/>
      <w:r>
        <w:rPr>
          <w:rFonts w:ascii="Times New Roman" w:hAnsi="Times New Roman" w:cs="Times New Roman"/>
          <w:sz w:val="24"/>
          <w:szCs w:val="24"/>
        </w:rPr>
        <w:t>To examine relationship between bacterial growth and physico chemical parameter of ponds water particularly Temperature, PH and Dissolved oxygen</w:t>
      </w:r>
      <w:commentRangeEnd w:id="5"/>
      <w:r>
        <w:commentReference w:id="5"/>
      </w:r>
    </w:p>
    <w:p>
      <w:pPr>
        <w:spacing w:line="360" w:lineRule="auto"/>
        <w:jc w:val="both"/>
        <w:rPr>
          <w:rFonts w:ascii="Times New Roman" w:hAnsi="Times New Roman" w:cs="Times New Roman"/>
          <w:sz w:val="24"/>
          <w:szCs w:val="24"/>
        </w:rPr>
      </w:pPr>
    </w:p>
    <w:p>
      <w:pPr>
        <w:pStyle w:val="3"/>
        <w:spacing w:line="360" w:lineRule="auto"/>
        <w:jc w:val="both"/>
        <w:rPr>
          <w:rFonts w:cs="Times New Roman"/>
          <w:szCs w:val="24"/>
        </w:rPr>
      </w:pPr>
      <w:bookmarkStart w:id="13" w:name="_Toc94492871"/>
    </w:p>
    <w:p>
      <w:pPr>
        <w:pStyle w:val="3"/>
        <w:spacing w:line="360" w:lineRule="auto"/>
        <w:jc w:val="both"/>
        <w:rPr>
          <w:rFonts w:cs="Times New Roman"/>
          <w:szCs w:val="24"/>
        </w:rPr>
      </w:pPr>
    </w:p>
    <w:p>
      <w:pPr>
        <w:pStyle w:val="3"/>
        <w:spacing w:line="360" w:lineRule="auto"/>
        <w:rPr>
          <w:rFonts w:cs="Times New Roman"/>
          <w:szCs w:val="24"/>
        </w:rPr>
      </w:pPr>
      <w:bookmarkStart w:id="14" w:name="_Toc121708790"/>
      <w:r>
        <w:rPr>
          <w:rFonts w:cs="Times New Roman"/>
          <w:szCs w:val="24"/>
        </w:rPr>
        <w:t>1.4 Hypotheses</w:t>
      </w:r>
      <w:bookmarkEnd w:id="13"/>
      <w:bookmarkEnd w:id="14"/>
    </w:p>
    <w:p>
      <w:pPr>
        <w:pStyle w:val="21"/>
        <w:numPr>
          <w:ilvl w:val="0"/>
          <w:numId w:val="2"/>
        </w:numPr>
        <w:spacing w:line="360" w:lineRule="auto"/>
        <w:jc w:val="both"/>
        <w:rPr>
          <w:rFonts w:ascii="Times New Roman" w:hAnsi="Times New Roman" w:cs="Times New Roman"/>
          <w:sz w:val="24"/>
          <w:szCs w:val="24"/>
        </w:rPr>
      </w:pPr>
      <w:commentRangeStart w:id="6"/>
      <w:r>
        <w:rPr>
          <w:rFonts w:ascii="Times New Roman" w:hAnsi="Times New Roman" w:cs="Times New Roman"/>
          <w:sz w:val="24"/>
          <w:szCs w:val="24"/>
        </w:rPr>
        <w:t xml:space="preserve"> There is significance difference in bacterial load at kunduchi fish ponds</w:t>
      </w:r>
      <w:commentRangeEnd w:id="6"/>
      <w:r>
        <w:commentReference w:id="6"/>
      </w:r>
    </w:p>
    <w:p>
      <w:pPr>
        <w:pStyle w:val="21"/>
        <w:numPr>
          <w:ilvl w:val="0"/>
          <w:numId w:val="2"/>
        </w:numPr>
        <w:spacing w:line="360" w:lineRule="auto"/>
        <w:jc w:val="both"/>
        <w:rPr>
          <w:rFonts w:ascii="Times New Roman" w:hAnsi="Times New Roman" w:cs="Times New Roman"/>
          <w:sz w:val="24"/>
          <w:szCs w:val="24"/>
        </w:rPr>
      </w:pPr>
      <w:commentRangeStart w:id="7"/>
      <w:r>
        <w:rPr>
          <w:rFonts w:ascii="Times New Roman" w:hAnsi="Times New Roman" w:cs="Times New Roman"/>
          <w:sz w:val="24"/>
          <w:szCs w:val="24"/>
        </w:rPr>
        <w:t>Concentration of pathogenic bacteria will be greater than non-pathogenic bacteria in kunduchi ponds</w:t>
      </w:r>
      <w:commentRangeEnd w:id="7"/>
      <w:r>
        <w:commentReference w:id="7"/>
      </w:r>
    </w:p>
    <w:p>
      <w:pPr>
        <w:pStyle w:val="21"/>
        <w:numPr>
          <w:ilvl w:val="0"/>
          <w:numId w:val="2"/>
        </w:numPr>
        <w:spacing w:line="360" w:lineRule="auto"/>
        <w:jc w:val="both"/>
        <w:rPr>
          <w:rFonts w:ascii="Times New Roman" w:hAnsi="Times New Roman" w:cs="Times New Roman"/>
          <w:sz w:val="24"/>
          <w:szCs w:val="24"/>
        </w:rPr>
      </w:pPr>
      <w:commentRangeStart w:id="8"/>
      <w:r>
        <w:rPr>
          <w:rFonts w:ascii="Times New Roman" w:hAnsi="Times New Roman" w:cs="Times New Roman"/>
          <w:sz w:val="24"/>
          <w:szCs w:val="24"/>
        </w:rPr>
        <w:t xml:space="preserve"> Bacterial growth in fish pond are influenced by physicochemical parameter changing </w:t>
      </w:r>
      <w:commentRangeEnd w:id="8"/>
      <w:r>
        <w:commentReference w:id="8"/>
      </w:r>
    </w:p>
    <w:p>
      <w:pPr>
        <w:pStyle w:val="21"/>
        <w:spacing w:line="360" w:lineRule="auto"/>
        <w:jc w:val="both"/>
        <w:rPr>
          <w:del w:id="306" w:author="Nyamisi" w:date="2022-12-13T16:54:44Z"/>
          <w:rFonts w:ascii="Times New Roman" w:hAnsi="Times New Roman" w:cs="Times New Roman"/>
          <w:sz w:val="24"/>
          <w:szCs w:val="24"/>
        </w:rPr>
      </w:pPr>
    </w:p>
    <w:p>
      <w:pPr>
        <w:spacing w:line="360" w:lineRule="auto"/>
        <w:jc w:val="both"/>
        <w:rPr>
          <w:del w:id="307" w:author="Nyamisi" w:date="2022-12-13T16:54:44Z"/>
          <w:rFonts w:ascii="Times New Roman" w:hAnsi="Times New Roman" w:cs="Times New Roman"/>
          <w:sz w:val="24"/>
          <w:szCs w:val="24"/>
        </w:rPr>
      </w:pPr>
    </w:p>
    <w:p>
      <w:pPr>
        <w:pStyle w:val="21"/>
        <w:spacing w:line="360" w:lineRule="auto"/>
        <w:jc w:val="both"/>
        <w:rPr>
          <w:del w:id="308" w:author="Nyamisi" w:date="2022-12-13T16:54:45Z"/>
          <w:rFonts w:ascii="Times New Roman" w:hAnsi="Times New Roman" w:cs="Times New Roman" w:eastAsiaTheme="minorHAnsi"/>
          <w:color w:val="000000"/>
          <w:sz w:val="24"/>
          <w:szCs w:val="24"/>
        </w:rPr>
      </w:pPr>
    </w:p>
    <w:p>
      <w:pPr>
        <w:pStyle w:val="21"/>
        <w:spacing w:line="360" w:lineRule="auto"/>
        <w:jc w:val="both"/>
        <w:rPr>
          <w:del w:id="309" w:author="Nyamisi" w:date="2022-12-13T16:54:46Z"/>
          <w:rFonts w:ascii="Times New Roman" w:hAnsi="Times New Roman" w:cs="Times New Roman" w:eastAsiaTheme="minorHAnsi"/>
          <w:color w:val="000000"/>
          <w:sz w:val="24"/>
          <w:szCs w:val="24"/>
        </w:rPr>
      </w:pPr>
    </w:p>
    <w:p>
      <w:pPr>
        <w:spacing w:line="360" w:lineRule="auto"/>
        <w:jc w:val="both"/>
        <w:rPr>
          <w:rFonts w:ascii="Times New Roman" w:hAnsi="Times New Roman" w:cs="Times New Roman" w:eastAsiaTheme="minorHAnsi"/>
          <w:color w:val="000000"/>
          <w:sz w:val="24"/>
          <w:szCs w:val="24"/>
        </w:rPr>
      </w:pPr>
    </w:p>
    <w:p>
      <w:pPr>
        <w:pStyle w:val="3"/>
        <w:spacing w:line="360" w:lineRule="auto"/>
        <w:rPr>
          <w:rFonts w:cs="Times New Roman"/>
          <w:szCs w:val="24"/>
        </w:rPr>
      </w:pPr>
      <w:bookmarkStart w:id="15" w:name="_Toc94492872"/>
      <w:bookmarkStart w:id="16" w:name="_Toc121708791"/>
      <w:r>
        <w:rPr>
          <w:rFonts w:cs="Times New Roman"/>
          <w:szCs w:val="24"/>
        </w:rPr>
        <w:t>1.5 Significance of the study</w:t>
      </w:r>
      <w:bookmarkEnd w:id="15"/>
      <w:bookmarkEnd w:id="16"/>
    </w:p>
    <w:p>
      <w:pPr>
        <w:pStyle w:val="21"/>
        <w:numPr>
          <w:ilvl w:val="0"/>
          <w:numId w:val="3"/>
        </w:numPr>
        <w:spacing w:line="360" w:lineRule="auto"/>
        <w:jc w:val="both"/>
        <w:rPr>
          <w:rFonts w:ascii="Times New Roman" w:hAnsi="Times New Roman" w:eastAsia="Calibri" w:cs="Times New Roman"/>
          <w:color w:val="000000"/>
          <w:sz w:val="24"/>
          <w:szCs w:val="24"/>
        </w:rPr>
      </w:pPr>
      <w:commentRangeStart w:id="9"/>
      <w:r>
        <w:rPr>
          <w:rFonts w:ascii="Times New Roman" w:hAnsi="Times New Roman" w:cs="Times New Roman" w:eastAsiaTheme="minorHAnsi"/>
          <w:color w:val="000000"/>
          <w:sz w:val="24"/>
          <w:szCs w:val="24"/>
        </w:rPr>
        <w:t xml:space="preserve">Study it helps fish farmer to improve fish health and their ecology because fish health can affected by biotic and abiotic factor this ensure high growth and reproduction performance for economic efficiency. </w:t>
      </w:r>
    </w:p>
    <w:p>
      <w:pPr>
        <w:pStyle w:val="21"/>
        <w:numPr>
          <w:ilvl w:val="0"/>
          <w:numId w:val="3"/>
        </w:numPr>
        <w:spacing w:line="360" w:lineRule="auto"/>
        <w:jc w:val="both"/>
        <w:rPr>
          <w:rFonts w:ascii="Times New Roman" w:hAnsi="Times New Roman" w:eastAsia="Calibri" w:cs="Times New Roman"/>
          <w:color w:val="000000"/>
          <w:sz w:val="24"/>
          <w:szCs w:val="24"/>
        </w:rPr>
      </w:pPr>
      <w:r>
        <w:rPr>
          <w:rFonts w:ascii="Times New Roman" w:hAnsi="Times New Roman" w:cs="Times New Roman" w:eastAsiaTheme="minorHAnsi"/>
          <w:color w:val="000000"/>
          <w:sz w:val="24"/>
          <w:szCs w:val="24"/>
        </w:rPr>
        <w:t xml:space="preserve">also the study </w:t>
      </w:r>
      <w:r>
        <w:rPr>
          <w:rFonts w:ascii="Times New Roman" w:hAnsi="Times New Roman" w:cs="Times New Roman"/>
          <w:sz w:val="24"/>
          <w:szCs w:val="24"/>
        </w:rPr>
        <w:t xml:space="preserve">will help fish farmers in choosing the optimal way of water quality management    </w:t>
      </w:r>
      <w:r>
        <w:rPr>
          <w:rFonts w:ascii="Times New Roman" w:hAnsi="Times New Roman" w:cs="Times New Roman" w:eastAsiaTheme="minorHAnsi"/>
          <w:color w:val="000000"/>
          <w:sz w:val="24"/>
          <w:szCs w:val="24"/>
        </w:rPr>
        <w:t>The results from this scientific study will be used to give out the best option on solving the problem of   water quality management to control fish reproduction and growth</w:t>
      </w:r>
    </w:p>
    <w:p>
      <w:pPr>
        <w:pStyle w:val="21"/>
        <w:numPr>
          <w:ilvl w:val="0"/>
          <w:numId w:val="3"/>
        </w:numPr>
        <w:spacing w:line="360" w:lineRule="auto"/>
        <w:jc w:val="both"/>
        <w:rPr>
          <w:ins w:id="310" w:author="Nyamisi" w:date="2022-12-13T16:57:25Z"/>
          <w:rFonts w:ascii="Times New Roman" w:hAnsi="Times New Roman" w:cs="Times New Roman" w:eastAsiaTheme="minorHAnsi"/>
          <w:color w:val="000000"/>
          <w:sz w:val="24"/>
          <w:szCs w:val="24"/>
        </w:rPr>
      </w:pPr>
      <w:r>
        <w:rPr>
          <w:rFonts w:ascii="Times New Roman" w:hAnsi="Times New Roman" w:cs="Times New Roman" w:eastAsiaTheme="minorHAnsi"/>
          <w:color w:val="000000"/>
          <w:sz w:val="24"/>
          <w:szCs w:val="24"/>
        </w:rPr>
        <w:t xml:space="preserve">Stud will help to know relationship between microbes growth and physico chemical parameter of water this is due to that changing of physical chemical parameter it contributes stagnant growth and slow reproduction rate as well as mortality rate similar to microbes effect    </w:t>
      </w:r>
      <w:commentRangeEnd w:id="9"/>
      <w:r>
        <w:commentReference w:id="9"/>
      </w:r>
    </w:p>
    <w:p>
      <w:pPr>
        <w:pStyle w:val="21"/>
        <w:numPr>
          <w:ilvl w:val="-1"/>
          <w:numId w:val="0"/>
        </w:numPr>
        <w:spacing w:line="360" w:lineRule="auto"/>
        <w:ind w:left="360" w:firstLine="0"/>
        <w:jc w:val="both"/>
        <w:rPr>
          <w:rFonts w:ascii="Times New Roman" w:hAnsi="Times New Roman" w:cs="Times New Roman" w:eastAsiaTheme="minorHAnsi"/>
          <w:color w:val="000000"/>
          <w:sz w:val="24"/>
          <w:szCs w:val="24"/>
        </w:rPr>
        <w:pPrChange w:id="311" w:author="Nyamisi" w:date="2022-12-13T16:57:27Z">
          <w:pPr>
            <w:pStyle w:val="21"/>
            <w:numPr>
              <w:ilvl w:val="0"/>
              <w:numId w:val="3"/>
            </w:numPr>
            <w:spacing w:line="360" w:lineRule="auto"/>
            <w:jc w:val="both"/>
          </w:pPr>
        </w:pPrChange>
      </w:pPr>
      <w:commentRangeStart w:id="10"/>
    </w:p>
    <w:p>
      <w:pPr>
        <w:spacing w:line="360" w:lineRule="auto"/>
        <w:jc w:val="both"/>
        <w:rPr>
          <w:del w:id="312" w:author="Nyamisi" w:date="2022-12-13T16:56:14Z"/>
          <w:rFonts w:ascii="Times New Roman" w:hAnsi="Times New Roman" w:cs="Times New Roman" w:eastAsiaTheme="minorHAnsi"/>
          <w:color w:val="000000"/>
          <w:sz w:val="24"/>
          <w:szCs w:val="24"/>
        </w:rPr>
      </w:pPr>
    </w:p>
    <w:p>
      <w:pPr>
        <w:spacing w:line="360" w:lineRule="auto"/>
        <w:jc w:val="both"/>
        <w:rPr>
          <w:del w:id="313" w:author="Nyamisi" w:date="2022-12-13T16:56:15Z"/>
          <w:rFonts w:ascii="Times New Roman" w:hAnsi="Times New Roman" w:cs="Times New Roman" w:eastAsiaTheme="minorHAnsi"/>
          <w:color w:val="000000"/>
          <w:sz w:val="24"/>
          <w:szCs w:val="24"/>
        </w:rPr>
      </w:pPr>
    </w:p>
    <w:p>
      <w:pPr>
        <w:spacing w:line="360" w:lineRule="auto"/>
        <w:jc w:val="both"/>
        <w:rPr>
          <w:del w:id="314" w:author="Nyamisi" w:date="2022-12-13T16:56:15Z"/>
          <w:rFonts w:ascii="Times New Roman" w:hAnsi="Times New Roman" w:cs="Times New Roman" w:eastAsiaTheme="minorHAnsi"/>
          <w:color w:val="000000"/>
          <w:sz w:val="24"/>
          <w:szCs w:val="24"/>
        </w:rPr>
      </w:pPr>
    </w:p>
    <w:p>
      <w:pPr>
        <w:spacing w:line="360" w:lineRule="auto"/>
        <w:jc w:val="both"/>
        <w:rPr>
          <w:del w:id="315" w:author="Nyamisi" w:date="2022-12-13T16:56:15Z"/>
          <w:rFonts w:ascii="Times New Roman" w:hAnsi="Times New Roman" w:cs="Times New Roman" w:eastAsiaTheme="minorHAnsi"/>
          <w:color w:val="000000"/>
          <w:sz w:val="24"/>
          <w:szCs w:val="24"/>
        </w:rPr>
      </w:pPr>
    </w:p>
    <w:p>
      <w:pPr>
        <w:pStyle w:val="3"/>
        <w:spacing w:line="360" w:lineRule="auto"/>
        <w:rPr>
          <w:rFonts w:cs="Times New Roman"/>
          <w:szCs w:val="24"/>
        </w:rPr>
      </w:pPr>
      <w:bookmarkStart w:id="17" w:name="_Toc121708792"/>
      <w:bookmarkStart w:id="18" w:name="_Toc94492873"/>
      <w:r>
        <w:rPr>
          <w:rFonts w:cs="Times New Roman"/>
          <w:szCs w:val="24"/>
        </w:rPr>
        <w:t>1.6 Literature review</w:t>
      </w:r>
      <w:bookmarkEnd w:id="17"/>
      <w:bookmarkEnd w:id="18"/>
      <w:commentRangeEnd w:id="10"/>
      <w:r>
        <w:commentReference w:id="10"/>
      </w:r>
    </w:p>
    <w:p>
      <w:pPr>
        <w:pStyle w:val="4"/>
        <w:spacing w:line="360" w:lineRule="auto"/>
        <w:rPr>
          <w:rFonts w:eastAsia="Arial" w:cs="Times New Roman"/>
          <w:color w:val="000000"/>
        </w:rPr>
      </w:pPr>
      <w:bookmarkStart w:id="19" w:name="_Toc94492874"/>
      <w:r>
        <w:rPr>
          <w:rFonts w:cs="Times New Roman"/>
        </w:rPr>
        <w:t xml:space="preserve"> </w:t>
      </w:r>
      <w:bookmarkStart w:id="20" w:name="_Toc121708793"/>
      <w:r>
        <w:rPr>
          <w:rStyle w:val="28"/>
          <w:rFonts w:cs="Times New Roman"/>
        </w:rPr>
        <w:t xml:space="preserve">1.6.1 </w:t>
      </w:r>
      <w:bookmarkEnd w:id="19"/>
      <w:r>
        <w:rPr>
          <w:rStyle w:val="28"/>
          <w:rFonts w:cs="Times New Roman"/>
        </w:rPr>
        <w:t>Preventing Water Quality Problems for fish culture</w:t>
      </w:r>
      <w:bookmarkEnd w:id="20"/>
      <w:r>
        <w:rPr>
          <w:rFonts w:eastAsia="Arial" w:cs="Times New Roman"/>
          <w:color w:val="000000"/>
        </w:rPr>
        <w:t xml:space="preserve"> </w:t>
      </w:r>
    </w:p>
    <w:p>
      <w:pPr>
        <w:spacing w:after="160" w:line="360" w:lineRule="auto"/>
        <w:ind w:left="2" w:hanging="10"/>
        <w:jc w:val="both"/>
        <w:rPr>
          <w:rFonts w:ascii="Times New Roman" w:hAnsi="Times New Roman" w:eastAsia="Times New Roman" w:cs="Times New Roman"/>
          <w:color w:val="000000"/>
          <w:sz w:val="24"/>
          <w:szCs w:val="24"/>
        </w:rPr>
      </w:pPr>
      <w:r>
        <w:rPr>
          <w:rFonts w:ascii="Times New Roman" w:hAnsi="Times New Roman" w:eastAsia="Arial" w:cs="Times New Roman"/>
          <w:color w:val="000000"/>
          <w:sz w:val="24"/>
          <w:szCs w:val="24"/>
        </w:rPr>
        <w:t>Water quality problems in ponds can be stopped by consider or follow some precaution for  proper management of water quality  techniques pond water should be test  periodically so as to know bacteria or general microbes  levels To avoid  growth of aquatic plants and algae stop  treat more than half of the pond site  with aquatic herbicides and follow instruction when apply aquatic herbicides Strictly limit polluting activities near the pond or in areas that drain into the pond .presence of  vegetated buffer strip around the pond . For gentle slopes around a pond, a buffer four to ten feet wide of unmoved grass will suffice. A wider buffer would be needed if the land slopes more steeply around the pond Use ditches and grading to divert polluted surface water away from the pond. (</w:t>
      </w:r>
      <w:r>
        <w:rPr>
          <w:rFonts w:ascii="Times New Roman" w:hAnsi="Times New Roman" w:cs="Times New Roman"/>
          <w:color w:val="222222"/>
          <w:sz w:val="24"/>
          <w:szCs w:val="24"/>
          <w:shd w:val="clear" w:color="auto" w:fill="FFFFFF"/>
        </w:rPr>
        <w:t>Hlordzi</w:t>
      </w:r>
      <w:r>
        <w:rPr>
          <w:rFonts w:ascii="Times New Roman" w:hAnsi="Times New Roman" w:eastAsia="Arial" w:cs="Times New Roman"/>
          <w:color w:val="000000"/>
          <w:sz w:val="24"/>
          <w:szCs w:val="24"/>
        </w:rPr>
        <w:t xml:space="preserve"> et al 2020). </w:t>
      </w:r>
      <w:r>
        <w:rPr>
          <w:rFonts w:ascii="Times New Roman" w:hAnsi="Times New Roman" w:eastAsia="Times New Roman" w:cs="Times New Roman"/>
          <w:color w:val="000000"/>
          <w:sz w:val="24"/>
          <w:szCs w:val="24"/>
        </w:rPr>
        <w:t>The purpose of this work is to study microbiological water quality changes resulting from increasing both anthropogenic pollution and human intervention on the fish pond water   microbiological composition are being measured by means of a water quality and quantity model.so as to give over view of tasted water if is suitable for fish culture or not.</w:t>
      </w:r>
    </w:p>
    <w:p>
      <w:pPr>
        <w:spacing w:line="360" w:lineRule="auto"/>
        <w:jc w:val="both"/>
        <w:rPr>
          <w:rFonts w:ascii="Times New Roman" w:hAnsi="Times New Roman" w:cs="Times New Roman"/>
          <w:sz w:val="24"/>
          <w:szCs w:val="24"/>
        </w:rPr>
      </w:pPr>
    </w:p>
    <w:p>
      <w:pPr>
        <w:pStyle w:val="4"/>
        <w:spacing w:line="360" w:lineRule="auto"/>
        <w:rPr>
          <w:rFonts w:cs="Times New Roman"/>
        </w:rPr>
      </w:pPr>
      <w:bookmarkStart w:id="21" w:name="_Toc121708794"/>
      <w:r>
        <w:rPr>
          <w:rFonts w:cs="Times New Roman"/>
        </w:rPr>
        <w:t>1.</w:t>
      </w:r>
      <w:r>
        <w:rPr>
          <w:rFonts w:eastAsia="Times New Roman" w:cs="Times New Roman"/>
        </w:rPr>
        <w:t xml:space="preserve">6.2 </w:t>
      </w:r>
      <w:r>
        <w:rPr>
          <w:rFonts w:cs="Times New Roman"/>
        </w:rPr>
        <w:t>Water Quality indicators</w:t>
      </w:r>
      <w:bookmarkEnd w:id="21"/>
    </w:p>
    <w:p>
      <w:pPr>
        <w:spacing w:after="273" w:line="360" w:lineRule="auto"/>
        <w:ind w:left="-5" w:right="44"/>
        <w:jc w:val="both"/>
        <w:rPr>
          <w:del w:id="316" w:author="Nyamisi" w:date="2022-12-13T17:01:40Z"/>
          <w:rFonts w:ascii="Times New Roman" w:hAnsi="Times New Roman" w:eastAsia="Cambria" w:cs="Times New Roman"/>
          <w:color w:val="000000"/>
          <w:sz w:val="24"/>
          <w:szCs w:val="24"/>
        </w:rPr>
      </w:pPr>
      <w:r>
        <w:rPr>
          <w:rFonts w:ascii="Times New Roman" w:hAnsi="Times New Roman" w:eastAsia="Calibri" w:cs="Times New Roman"/>
          <w:sz w:val="24"/>
          <w:szCs w:val="24"/>
        </w:rPr>
        <w:t xml:space="preserve"> Coliform bacteria used as indicator of water pollution due to serious effect to fish and human being    such as gastroenteritis and diarrhea legal standard for the total and fecal coliforms in water has measure water quality factor but. Total coliforms group, which includes microorganisms from vegetation, soil, and water. Fecal coliforms are the members of the total coliform group that originate in the intestinal gut of warm-blooded animals the study used to determine the relationship between coliform bacteria and water quality if concentration of coliform is less than 10 fecal coliform bacteria per 100 mL water can be suitable</w:t>
      </w:r>
      <w:r>
        <w:rPr>
          <w:rFonts w:ascii="Times New Roman" w:hAnsi="Times New Roman" w:eastAsia="Times New Roman" w:cs="Times New Roman"/>
          <w:color w:val="000000"/>
          <w:sz w:val="24"/>
          <w:szCs w:val="24"/>
        </w:rPr>
        <w:t xml:space="preserve"> </w:t>
      </w:r>
      <w:r>
        <w:rPr>
          <w:rFonts w:ascii="Times New Roman" w:hAnsi="Times New Roman" w:eastAsia="Calibri" w:cs="Times New Roman"/>
          <w:sz w:val="24"/>
          <w:szCs w:val="24"/>
        </w:rPr>
        <w:t xml:space="preserve">The isolation of </w:t>
      </w:r>
      <w:r>
        <w:rPr>
          <w:rFonts w:ascii="Times New Roman" w:hAnsi="Times New Roman" w:eastAsia="Calibri" w:cs="Times New Roman"/>
          <w:i/>
          <w:sz w:val="24"/>
          <w:szCs w:val="24"/>
        </w:rPr>
        <w:t xml:space="preserve">Salmonella, </w:t>
      </w:r>
      <w:r>
        <w:rPr>
          <w:rFonts w:ascii="Times New Roman" w:hAnsi="Times New Roman" w:eastAsia="Calibri" w:cs="Times New Roman"/>
          <w:sz w:val="24"/>
          <w:szCs w:val="24"/>
        </w:rPr>
        <w:t>and</w:t>
      </w:r>
      <w:r>
        <w:rPr>
          <w:rFonts w:ascii="Times New Roman" w:hAnsi="Times New Roman" w:eastAsia="Calibri" w:cs="Times New Roman"/>
          <w:i/>
          <w:sz w:val="24"/>
          <w:szCs w:val="24"/>
        </w:rPr>
        <w:t xml:space="preserve"> E. coli</w:t>
      </w:r>
      <w:r>
        <w:rPr>
          <w:rFonts w:ascii="Times New Roman" w:hAnsi="Times New Roman" w:eastAsia="Calibri" w:cs="Times New Roman"/>
          <w:sz w:val="24"/>
          <w:szCs w:val="24"/>
        </w:rPr>
        <w:t xml:space="preserve"> indicate faecal and environmental pollution (Yagoub et al 2009). Coliforms such as </w:t>
      </w:r>
      <w:r>
        <w:rPr>
          <w:rFonts w:ascii="Times New Roman" w:hAnsi="Times New Roman" w:eastAsia="Calibri" w:cs="Times New Roman"/>
          <w:i/>
          <w:sz w:val="24"/>
          <w:szCs w:val="24"/>
        </w:rPr>
        <w:t>E. coli</w:t>
      </w:r>
      <w:r>
        <w:rPr>
          <w:rFonts w:ascii="Times New Roman" w:hAnsi="Times New Roman" w:eastAsia="Calibri" w:cs="Times New Roman"/>
          <w:sz w:val="24"/>
          <w:szCs w:val="24"/>
        </w:rPr>
        <w:t xml:space="preserve"> are usually present where there has been faecal contamination from warm blooded animals (Chao </w:t>
      </w:r>
      <w:r>
        <w:rPr>
          <w:rFonts w:ascii="Times New Roman" w:hAnsi="Times New Roman" w:eastAsia="Calibri" w:cs="Times New Roman"/>
          <w:i/>
          <w:sz w:val="24"/>
          <w:szCs w:val="24"/>
        </w:rPr>
        <w:t>et al.,</w:t>
      </w:r>
      <w:r>
        <w:rPr>
          <w:rFonts w:ascii="Times New Roman" w:hAnsi="Times New Roman" w:eastAsia="Calibri" w:cs="Times New Roman"/>
          <w:sz w:val="24"/>
          <w:szCs w:val="24"/>
        </w:rPr>
        <w:t xml:space="preserve"> 2007).  The organism </w:t>
      </w:r>
      <w:r>
        <w:rPr>
          <w:rFonts w:ascii="Times New Roman" w:hAnsi="Times New Roman" w:eastAsia="Calibri" w:cs="Times New Roman"/>
          <w:i/>
          <w:sz w:val="24"/>
          <w:szCs w:val="24"/>
        </w:rPr>
        <w:t>E. coli</w:t>
      </w:r>
      <w:r>
        <w:rPr>
          <w:rFonts w:ascii="Times New Roman" w:hAnsi="Times New Roman" w:eastAsia="Calibri" w:cs="Times New Roman"/>
          <w:sz w:val="24"/>
          <w:szCs w:val="24"/>
        </w:rPr>
        <w:t xml:space="preserve"> is recognized as the reliable indicator of faecal contamination in small numbers and in large numbers it is an indicator of mishandling (Eze </w:t>
      </w:r>
      <w:r>
        <w:rPr>
          <w:rFonts w:ascii="Times New Roman" w:hAnsi="Times New Roman" w:eastAsia="Calibri" w:cs="Times New Roman"/>
          <w:i/>
          <w:sz w:val="24"/>
          <w:szCs w:val="24"/>
        </w:rPr>
        <w:t>et al.,</w:t>
      </w:r>
      <w:r>
        <w:rPr>
          <w:rFonts w:ascii="Times New Roman" w:hAnsi="Times New Roman" w:eastAsia="Calibri" w:cs="Times New Roman"/>
          <w:sz w:val="24"/>
          <w:szCs w:val="24"/>
        </w:rPr>
        <w:t xml:space="preserve"> 2011). </w:t>
      </w:r>
      <w:r>
        <w:rPr>
          <w:rFonts w:ascii="Times New Roman" w:hAnsi="Times New Roman" w:eastAsia="Calibri" w:cs="Times New Roman"/>
          <w:i/>
          <w:sz w:val="24"/>
          <w:szCs w:val="24"/>
        </w:rPr>
        <w:t>E. coli</w:t>
      </w:r>
      <w:r>
        <w:rPr>
          <w:rFonts w:ascii="Times New Roman" w:hAnsi="Times New Roman" w:eastAsia="Calibri" w:cs="Times New Roman"/>
          <w:sz w:val="24"/>
          <w:szCs w:val="24"/>
        </w:rPr>
        <w:t xml:space="preserve"> is the only species in the coliform group that is found in the human intestinal tract and in the other warm blooded animals as a commensal and is subsequently excreted in large quantities in faeces (Geldreich, 1989). poor water quality, allow opportunistic bacterial infections to prevail Pathogenic and potentially pathogenic bacteria associated with water, fish and shellfish include </w:t>
      </w:r>
      <w:r>
        <w:rPr>
          <w:rFonts w:ascii="Times New Roman" w:hAnsi="Times New Roman" w:eastAsia="Calibri" w:cs="Times New Roman"/>
          <w:i/>
          <w:sz w:val="24"/>
          <w:szCs w:val="24"/>
        </w:rPr>
        <w:t xml:space="preserve">Mycobacterium, </w:t>
      </w:r>
      <w:r>
        <w:rPr>
          <w:rFonts w:ascii="Times New Roman" w:hAnsi="Times New Roman" w:eastAsia="Calibri" w:cs="Times New Roman"/>
          <w:sz w:val="24"/>
          <w:szCs w:val="24"/>
        </w:rPr>
        <w:t xml:space="preserve">the microbial association with fish from water compromises safety and the quality for human consumption; particularly critical is when the micro-organisms are opportunistic and / or pathogenic in nature (Mango </w:t>
      </w:r>
      <w:r>
        <w:rPr>
          <w:rFonts w:ascii="Times New Roman" w:hAnsi="Times New Roman" w:eastAsia="Calibri" w:cs="Times New Roman"/>
          <w:i/>
          <w:sz w:val="24"/>
          <w:szCs w:val="24"/>
        </w:rPr>
        <w:t>et al.,</w:t>
      </w:r>
      <w:r>
        <w:rPr>
          <w:rFonts w:ascii="Times New Roman" w:hAnsi="Times New Roman" w:eastAsia="Calibri" w:cs="Times New Roman"/>
          <w:sz w:val="24"/>
          <w:szCs w:val="24"/>
        </w:rPr>
        <w:t xml:space="preserve"> 2010). There may be a potential risk of infection from food borne diseases to the residents from the surrounding communities from consuming the fish from the cultured water. Also</w:t>
      </w:r>
      <w:r>
        <w:rPr>
          <w:rFonts w:ascii="Times New Roman" w:hAnsi="Times New Roman" w:eastAsia="Cambria" w:cs="Times New Roman"/>
          <w:color w:val="000000"/>
          <w:sz w:val="24"/>
          <w:szCs w:val="24"/>
        </w:rPr>
        <w:t xml:space="preserve"> Dissolved oxygen (DO) is a measure of the amount of oxygen in water and is an alternative indicator of water contamination. Low DO means high bacterial concentrations which use most of the oxygen for respiration and decomposition. Biochemical Oxygen Demand (BOD) is related to the concentration of the bacterial facilitated decomposable organic material in the water). The higher the BOD level the greater the need for oxygen due to a high bacterial population </w:t>
      </w:r>
    </w:p>
    <w:p>
      <w:pPr>
        <w:spacing w:after="273" w:line="360" w:lineRule="auto"/>
        <w:ind w:left="-5" w:right="44"/>
        <w:jc w:val="both"/>
        <w:rPr>
          <w:rFonts w:ascii="Times New Roman" w:hAnsi="Times New Roman" w:eastAsia="Calibri" w:cs="Times New Roman"/>
          <w:sz w:val="24"/>
          <w:szCs w:val="24"/>
        </w:rPr>
        <w:pPrChange w:id="317" w:author="Nyamisi" w:date="2022-12-13T17:01:40Z">
          <w:pPr>
            <w:spacing w:after="273" w:line="360" w:lineRule="auto"/>
            <w:ind w:left="-5" w:right="44"/>
            <w:jc w:val="both"/>
          </w:pPr>
        </w:pPrChange>
      </w:pPr>
    </w:p>
    <w:p>
      <w:pPr>
        <w:pStyle w:val="4"/>
        <w:spacing w:line="360" w:lineRule="auto"/>
        <w:rPr>
          <w:rFonts w:cs="Times New Roman"/>
        </w:rPr>
      </w:pPr>
      <w:bookmarkStart w:id="22" w:name="_Toc121708795"/>
      <w:r>
        <w:rPr>
          <w:rFonts w:cs="Times New Roman"/>
        </w:rPr>
        <w:t>1.6.3 Factors affecting distribution of microbes in fish pond</w:t>
      </w:r>
      <w:bookmarkEnd w:id="22"/>
      <w:r>
        <w:rPr>
          <w:rFonts w:cs="Times New Roman"/>
        </w:rPr>
        <w:t xml:space="preserve"> </w:t>
      </w:r>
    </w:p>
    <w:p>
      <w:pPr>
        <w:spacing w:after="20" w:line="360" w:lineRule="auto"/>
        <w:ind w:left="282"/>
        <w:jc w:val="both"/>
        <w:rPr>
          <w:rFonts w:ascii="Times New Roman" w:hAnsi="Times New Roman" w:eastAsia="Times New Roman" w:cs="Times New Roman"/>
          <w:color w:val="040100"/>
          <w:sz w:val="24"/>
          <w:szCs w:val="24"/>
        </w:rPr>
      </w:pPr>
      <w:r>
        <w:rPr>
          <w:rFonts w:ascii="Times New Roman" w:hAnsi="Times New Roman" w:eastAsia="Times New Roman" w:cs="Times New Roman"/>
          <w:color w:val="040100"/>
          <w:sz w:val="24"/>
          <w:szCs w:val="24"/>
        </w:rPr>
        <w:t xml:space="preserve">There are varieties factors affecting the distribution of bacteria in fish pond (Lin et al 2021) includes predatory protozoa present in water. This has great impact in decreasing the number of bacteria. Protozoa need living or dead bacteria as source of food this made easily for protozoa to engulf large number of these organisms, provided the water contains sufficient dissolved oxygen. Also in water quality the toxicity of ultraviolet rays is inversely proportional to turbidity. Similarly, high level of temperature supports harmful effect up on the survival of some microbes in water, especially those capable of producing disease. Also PH level influence microbial growth   On the other side, multiplication of certain soil and intestinal forms occur when the temperature of the water is rise, e.g. </w:t>
      </w:r>
      <w:r>
        <w:rPr>
          <w:rFonts w:ascii="Times New Roman" w:hAnsi="Times New Roman" w:eastAsia="Times New Roman" w:cs="Times New Roman"/>
          <w:i/>
          <w:color w:val="040100"/>
          <w:sz w:val="24"/>
          <w:szCs w:val="24"/>
        </w:rPr>
        <w:t xml:space="preserve">E. coli </w:t>
      </w:r>
      <w:r>
        <w:rPr>
          <w:rFonts w:ascii="Times New Roman" w:hAnsi="Times New Roman" w:eastAsia="Times New Roman" w:cs="Times New Roman"/>
          <w:color w:val="040100"/>
          <w:sz w:val="24"/>
          <w:szCs w:val="24"/>
        </w:rPr>
        <w:t>is capable of multiplying when inoculated at 37° Excessive of food supply in pond cause increase in bacterial number. Hence, toxic substances include acids and bases it lead reduction in the number of viable organisms in this study, we will determine different types of microorganisms present in fish pond including coliforms Salmonella sp Vibrio cholera as well as ecological conditions for the survival, multiplication, and growth this helps to understand management of microbiological quality maintenance of pond water sources</w:t>
      </w:r>
    </w:p>
    <w:p>
      <w:pPr>
        <w:spacing w:after="273" w:line="360" w:lineRule="auto"/>
        <w:ind w:left="0" w:right="44"/>
        <w:jc w:val="both"/>
        <w:rPr>
          <w:del w:id="319" w:author="Nyamisi" w:date="2022-12-13T17:02:00Z"/>
          <w:rFonts w:ascii="Times New Roman" w:hAnsi="Times New Roman" w:eastAsia="Calibri" w:cs="Times New Roman"/>
          <w:sz w:val="24"/>
          <w:szCs w:val="24"/>
        </w:rPr>
        <w:pPrChange w:id="318" w:author="Nyamisi" w:date="2022-12-13T17:01:48Z">
          <w:pPr>
            <w:spacing w:after="273" w:line="360" w:lineRule="auto"/>
            <w:ind w:left="-5" w:right="44"/>
            <w:jc w:val="both"/>
          </w:pPr>
        </w:pPrChange>
      </w:pPr>
    </w:p>
    <w:p>
      <w:pPr>
        <w:spacing w:after="273" w:line="360" w:lineRule="auto"/>
        <w:ind w:right="44"/>
        <w:jc w:val="both"/>
        <w:rPr>
          <w:del w:id="320" w:author="Nyamisi" w:date="2022-12-13T17:02:03Z"/>
          <w:rFonts w:ascii="Times New Roman" w:hAnsi="Times New Roman" w:eastAsia="Calibri" w:cs="Times New Roman"/>
          <w:sz w:val="24"/>
          <w:szCs w:val="24"/>
        </w:rPr>
      </w:pPr>
      <w:del w:id="321" w:author="Nyamisi" w:date="2022-12-13T17:02:01Z">
        <w:r>
          <w:rPr>
            <w:rFonts w:ascii="Times New Roman" w:hAnsi="Times New Roman" w:eastAsia="Calibri" w:cs="Times New Roman"/>
            <w:sz w:val="24"/>
            <w:szCs w:val="24"/>
          </w:rPr>
          <w:delText xml:space="preserve"> </w:delText>
        </w:r>
      </w:del>
    </w:p>
    <w:p>
      <w:pPr>
        <w:spacing w:after="273" w:line="360" w:lineRule="auto"/>
        <w:ind w:right="44"/>
        <w:jc w:val="both"/>
        <w:rPr>
          <w:rFonts w:ascii="Times New Roman" w:hAnsi="Times New Roman" w:eastAsia="Calibri" w:cs="Times New Roman"/>
          <w:sz w:val="24"/>
          <w:szCs w:val="24"/>
        </w:rPr>
      </w:pPr>
      <w:del w:id="322" w:author="Nyamisi" w:date="2022-12-13T17:02:03Z">
        <w:r>
          <w:rPr>
            <w:rFonts w:ascii="Times New Roman" w:hAnsi="Times New Roman" w:eastAsia="Calibri" w:cs="Times New Roman"/>
            <w:sz w:val="24"/>
            <w:szCs w:val="24"/>
          </w:rPr>
          <w:delText xml:space="preserve"> </w:delText>
        </w:r>
      </w:del>
    </w:p>
    <w:p>
      <w:pPr>
        <w:pStyle w:val="4"/>
        <w:spacing w:line="360" w:lineRule="auto"/>
        <w:rPr>
          <w:rFonts w:cs="Times New Roman"/>
        </w:rPr>
      </w:pPr>
      <w:bookmarkStart w:id="23" w:name="_Toc121708796"/>
      <w:r>
        <w:rPr>
          <w:rFonts w:cs="Times New Roman"/>
        </w:rPr>
        <w:t>1.6.4</w:t>
      </w:r>
      <w:r>
        <w:rPr>
          <w:rFonts w:cs="Times New Roman"/>
          <w:b/>
        </w:rPr>
        <w:t xml:space="preserve">. </w:t>
      </w:r>
      <w:r>
        <w:rPr>
          <w:rFonts w:cs="Times New Roman"/>
        </w:rPr>
        <w:t>Determination of Total Coliform Load</w:t>
      </w:r>
      <w:bookmarkEnd w:id="23"/>
    </w:p>
    <w:p>
      <w:pPr>
        <w:spacing w:after="273" w:line="360" w:lineRule="auto"/>
        <w:ind w:left="-5" w:right="44"/>
        <w:jc w:val="both"/>
        <w:rPr>
          <w:del w:id="323" w:author="Nyamisi" w:date="2022-12-13T17:22:09Z"/>
          <w:rFonts w:ascii="Times New Roman" w:hAnsi="Times New Roman" w:eastAsia="Calibri" w:cs="Times New Roman"/>
          <w:b/>
          <w:bCs/>
          <w:sz w:val="24"/>
          <w:szCs w:val="24"/>
        </w:rPr>
      </w:pPr>
      <w:r>
        <w:rPr>
          <w:rFonts w:ascii="Times New Roman" w:hAnsi="Times New Roman" w:eastAsia="Calibri" w:cs="Times New Roman"/>
          <w:sz w:val="24"/>
          <w:szCs w:val="24"/>
        </w:rPr>
        <w:t xml:space="preserve">This will performed based on colony-forming unit counted on the agar plate  After incubation, the colony-forming units (CFUs) of bacteria that developed on the culture plates  used to counting and estimate total number of bacterial found in given sample (Adinortey  et al 2020)The total coliform load per milliliter (mL) or per gram  will estimated as the original cell density (OCD) of the sample and can be obtained by calculation  Hence V is the volume of inoculum plate, OCD is the original cell density, D is the dilution of inoculum plated, CFU is the colony forming unit in agar plate after incubation  Estimation of original cell density(OCD) =CFU/DXV also the mean of total bacterial load obtained  will be average value of coliform total from each samples </w:t>
      </w:r>
      <w:r>
        <w:rPr>
          <w:rFonts w:ascii="Times New Roman" w:hAnsi="Times New Roman" w:eastAsia="Times New Roman" w:cs="Times New Roman"/>
          <w:color w:val="000000"/>
          <w:sz w:val="24"/>
          <w:szCs w:val="24"/>
        </w:rPr>
        <w:t xml:space="preserve"> microbiological analysis procedure it  based on assumption that microbial cells will form visible and separate colony by mixing with Agar or other solid media and allowed to grow as viable colony   </w:t>
      </w:r>
    </w:p>
    <w:p>
      <w:pPr>
        <w:spacing w:after="273" w:line="360" w:lineRule="auto"/>
        <w:ind w:left="-5" w:right="44"/>
        <w:jc w:val="both"/>
        <w:rPr>
          <w:del w:id="324" w:author="Nyamisi" w:date="2022-12-13T17:22:11Z"/>
          <w:rFonts w:ascii="Times New Roman" w:hAnsi="Times New Roman" w:eastAsia="Cambria" w:cs="Times New Roman"/>
          <w:color w:val="000000"/>
          <w:sz w:val="24"/>
          <w:szCs w:val="24"/>
        </w:rPr>
      </w:pPr>
    </w:p>
    <w:p>
      <w:pPr>
        <w:spacing w:line="360" w:lineRule="auto"/>
        <w:jc w:val="both"/>
        <w:rPr>
          <w:del w:id="325" w:author="Nyamisi" w:date="2022-12-13T17:22:13Z"/>
          <w:rFonts w:ascii="Times New Roman" w:hAnsi="Times New Roman" w:eastAsia="Calibri" w:cs="Times New Roman"/>
          <w:sz w:val="24"/>
          <w:szCs w:val="24"/>
        </w:rPr>
      </w:pPr>
      <w:del w:id="326" w:author="Nyamisi" w:date="2022-12-13T17:22:12Z">
        <w:r>
          <w:rPr>
            <w:rFonts w:ascii="Times New Roman" w:hAnsi="Times New Roman" w:eastAsia="Calibri" w:cs="Times New Roman"/>
            <w:sz w:val="24"/>
            <w:szCs w:val="24"/>
          </w:rPr>
          <w:delText xml:space="preserve">  </w:delText>
        </w:r>
      </w:del>
    </w:p>
    <w:p>
      <w:pPr>
        <w:spacing w:line="360" w:lineRule="auto"/>
        <w:jc w:val="both"/>
        <w:rPr>
          <w:del w:id="327" w:author="Nyamisi" w:date="2022-12-13T17:22:14Z"/>
          <w:rFonts w:ascii="Times New Roman" w:hAnsi="Times New Roman" w:eastAsia="Calibri" w:cs="Times New Roman"/>
          <w:sz w:val="24"/>
          <w:szCs w:val="24"/>
        </w:rPr>
      </w:pPr>
      <w:del w:id="328" w:author="Nyamisi" w:date="2022-12-13T17:22:13Z">
        <w:r>
          <w:rPr>
            <w:rFonts w:ascii="Times New Roman" w:hAnsi="Times New Roman" w:eastAsia="Calibri" w:cs="Times New Roman"/>
            <w:i/>
            <w:sz w:val="24"/>
            <w:szCs w:val="24"/>
          </w:rPr>
          <w:delText xml:space="preserve"> </w:delText>
        </w:r>
      </w:del>
      <w:del w:id="329" w:author="Nyamisi" w:date="2022-12-13T17:22:14Z">
        <w:r>
          <w:rPr>
            <w:rFonts w:ascii="Times New Roman" w:hAnsi="Times New Roman" w:eastAsia="Calibri" w:cs="Times New Roman"/>
            <w:i/>
            <w:sz w:val="24"/>
            <w:szCs w:val="24"/>
          </w:rPr>
          <w:delText xml:space="preserve"> </w:delText>
        </w:r>
      </w:del>
    </w:p>
    <w:p>
      <w:pPr>
        <w:spacing w:after="0" w:line="360" w:lineRule="auto"/>
        <w:ind w:left="0" w:firstLine="0"/>
        <w:jc w:val="both"/>
        <w:rPr>
          <w:del w:id="331" w:author="Nyamisi" w:date="2022-12-13T17:22:15Z"/>
          <w:rFonts w:ascii="Times New Roman" w:hAnsi="Times New Roman" w:eastAsia="Arial" w:cs="Times New Roman"/>
          <w:color w:val="000000"/>
          <w:sz w:val="24"/>
          <w:szCs w:val="24"/>
        </w:rPr>
        <w:pPrChange w:id="330" w:author="Nyamisi" w:date="2022-12-13T17:22:14Z">
          <w:pPr>
            <w:spacing w:after="160" w:line="360" w:lineRule="auto"/>
            <w:ind w:left="2" w:hanging="10"/>
            <w:jc w:val="both"/>
          </w:pPr>
        </w:pPrChange>
      </w:pPr>
    </w:p>
    <w:p>
      <w:pPr>
        <w:spacing w:after="160" w:line="360" w:lineRule="auto"/>
        <w:ind w:left="2" w:hanging="10"/>
        <w:jc w:val="both"/>
        <w:rPr>
          <w:del w:id="332" w:author="Nyamisi" w:date="2022-12-13T17:22:15Z"/>
          <w:rFonts w:ascii="Times New Roman" w:hAnsi="Times New Roman" w:eastAsia="Arial" w:cs="Times New Roman"/>
          <w:color w:val="000000"/>
          <w:sz w:val="24"/>
          <w:szCs w:val="24"/>
        </w:rPr>
      </w:pPr>
    </w:p>
    <w:p>
      <w:pPr>
        <w:spacing w:after="160" w:line="360" w:lineRule="auto"/>
        <w:ind w:left="2" w:hanging="10"/>
        <w:jc w:val="both"/>
        <w:rPr>
          <w:del w:id="333" w:author="Nyamisi" w:date="2022-12-13T17:22:15Z"/>
          <w:rFonts w:ascii="Times New Roman" w:hAnsi="Times New Roman" w:eastAsia="Arial" w:cs="Times New Roman"/>
          <w:color w:val="000000"/>
          <w:sz w:val="24"/>
          <w:szCs w:val="24"/>
        </w:rPr>
      </w:pPr>
    </w:p>
    <w:p>
      <w:pPr>
        <w:spacing w:after="160" w:line="360" w:lineRule="auto"/>
        <w:ind w:left="2" w:hanging="10"/>
        <w:jc w:val="both"/>
        <w:rPr>
          <w:del w:id="334" w:author="Nyamisi" w:date="2022-12-13T17:22:16Z"/>
          <w:rFonts w:ascii="Times New Roman" w:hAnsi="Times New Roman" w:eastAsia="Arial" w:cs="Times New Roman"/>
          <w:color w:val="000000"/>
          <w:sz w:val="24"/>
          <w:szCs w:val="24"/>
        </w:rPr>
      </w:pPr>
    </w:p>
    <w:p>
      <w:pPr>
        <w:spacing w:after="160" w:line="360" w:lineRule="auto"/>
        <w:ind w:left="2" w:hanging="10"/>
        <w:jc w:val="both"/>
        <w:rPr>
          <w:del w:id="335" w:author="Nyamisi" w:date="2022-12-13T17:22:17Z"/>
          <w:rFonts w:ascii="Times New Roman" w:hAnsi="Times New Roman" w:eastAsia="Arial" w:cs="Times New Roman"/>
          <w:color w:val="000000"/>
          <w:sz w:val="24"/>
          <w:szCs w:val="24"/>
        </w:rPr>
      </w:pPr>
    </w:p>
    <w:p>
      <w:pPr>
        <w:spacing w:after="160" w:line="360" w:lineRule="auto"/>
        <w:ind w:left="2" w:hanging="10"/>
        <w:jc w:val="both"/>
        <w:rPr>
          <w:del w:id="336" w:author="Nyamisi" w:date="2022-12-13T17:22:22Z"/>
          <w:rFonts w:ascii="Times New Roman" w:hAnsi="Times New Roman" w:eastAsia="Arial" w:cs="Times New Roman"/>
          <w:color w:val="000000"/>
          <w:sz w:val="24"/>
          <w:szCs w:val="24"/>
        </w:rPr>
      </w:pPr>
    </w:p>
    <w:p>
      <w:pPr>
        <w:spacing w:after="160" w:line="360" w:lineRule="auto"/>
        <w:ind w:left="2" w:hanging="10"/>
        <w:jc w:val="both"/>
        <w:rPr>
          <w:del w:id="337" w:author="Nyamisi" w:date="2022-12-13T17:22:23Z"/>
          <w:rFonts w:ascii="Times New Roman" w:hAnsi="Times New Roman" w:eastAsia="Arial" w:cs="Times New Roman"/>
          <w:color w:val="000000"/>
          <w:sz w:val="24"/>
          <w:szCs w:val="24"/>
        </w:rPr>
      </w:pPr>
      <w:del w:id="338" w:author="Nyamisi" w:date="2022-12-13T17:22:23Z">
        <w:r>
          <w:rPr>
            <w:rFonts w:ascii="Times New Roman" w:hAnsi="Times New Roman" w:eastAsia="Arial" w:cs="Times New Roman"/>
            <w:color w:val="000000"/>
            <w:sz w:val="24"/>
            <w:szCs w:val="24"/>
          </w:rPr>
          <w:delText xml:space="preserve"> </w:delText>
        </w:r>
      </w:del>
      <w:bookmarkStart w:id="24" w:name="_Toc94492878"/>
    </w:p>
    <w:p>
      <w:pPr>
        <w:spacing w:after="160" w:line="360" w:lineRule="auto"/>
        <w:ind w:left="2" w:hanging="10"/>
        <w:jc w:val="both"/>
        <w:rPr>
          <w:del w:id="339" w:author="Nyamisi" w:date="2022-12-13T17:22:24Z"/>
          <w:rFonts w:ascii="Times New Roman" w:hAnsi="Times New Roman" w:eastAsia="Arial" w:cs="Times New Roman"/>
          <w:color w:val="000000"/>
          <w:sz w:val="24"/>
          <w:szCs w:val="24"/>
        </w:rPr>
      </w:pPr>
    </w:p>
    <w:p>
      <w:pPr>
        <w:spacing w:after="160" w:line="360" w:lineRule="auto"/>
        <w:ind w:left="2" w:hanging="10"/>
        <w:jc w:val="both"/>
        <w:rPr>
          <w:rFonts w:ascii="Times New Roman" w:hAnsi="Times New Roman" w:eastAsia="Arial" w:cs="Times New Roman"/>
          <w:color w:val="000000"/>
          <w:sz w:val="24"/>
          <w:szCs w:val="24"/>
        </w:rPr>
      </w:pPr>
    </w:p>
    <w:p>
      <w:pPr>
        <w:pStyle w:val="2"/>
        <w:spacing w:line="360" w:lineRule="auto"/>
        <w:rPr>
          <w:rFonts w:eastAsia="Arial" w:cs="Times New Roman"/>
          <w:color w:val="000000"/>
          <w:szCs w:val="24"/>
        </w:rPr>
      </w:pPr>
      <w:bookmarkStart w:id="25" w:name="_Toc121708797"/>
      <w:r>
        <w:rPr>
          <w:rFonts w:cs="Times New Roman"/>
          <w:szCs w:val="24"/>
        </w:rPr>
        <w:t xml:space="preserve">2.0 </w:t>
      </w:r>
      <w:bookmarkEnd w:id="24"/>
      <w:r>
        <w:rPr>
          <w:rFonts w:cs="Times New Roman"/>
          <w:szCs w:val="24"/>
        </w:rPr>
        <w:t>MATERIAL AND METHODS</w:t>
      </w:r>
      <w:bookmarkEnd w:id="25"/>
    </w:p>
    <w:p>
      <w:pPr>
        <w:spacing w:after="235" w:line="360" w:lineRule="auto"/>
        <w:ind w:left="292" w:hanging="10"/>
        <w:jc w:val="both"/>
        <w:rPr>
          <w:rFonts w:ascii="Times New Roman" w:hAnsi="Times New Roman" w:eastAsia="Times New Roman" w:cs="Times New Roman"/>
          <w:color w:val="040100"/>
          <w:sz w:val="24"/>
          <w:szCs w:val="24"/>
        </w:rPr>
      </w:pPr>
      <w:commentRangeStart w:id="11"/>
      <w:r>
        <w:rPr>
          <w:rFonts w:ascii="Times New Roman" w:hAnsi="Times New Roman" w:eastAsia="Times New Roman" w:cs="Times New Roman"/>
          <w:color w:val="040100"/>
          <w:sz w:val="24"/>
          <w:szCs w:val="24"/>
        </w:rPr>
        <w:t xml:space="preserve">The materials used for this study were sterilized by proper technique. All glass materials such as Petri dishes, conical flasks, test tubes, beakers, McCartney bottles, also </w:t>
      </w:r>
      <w:r>
        <w:rPr>
          <w:rFonts w:ascii="Times New Roman" w:hAnsi="Times New Roman" w:eastAsia="Times New Roman" w:cs="Times New Roman"/>
          <w:color w:val="000000"/>
          <w:sz w:val="24"/>
          <w:szCs w:val="24"/>
        </w:rPr>
        <w:t>Laboratory freezers, colony counter, micropipette</w:t>
      </w:r>
      <w:r>
        <w:rPr>
          <w:rFonts w:ascii="Times New Roman" w:hAnsi="Times New Roman" w:eastAsia="Times New Roman" w:cs="Times New Roman"/>
          <w:color w:val="040100"/>
          <w:sz w:val="24"/>
          <w:szCs w:val="24"/>
        </w:rPr>
        <w:t xml:space="preserve"> but material will be washed and sterilized in the hot air oven at 170°C for about 2 h. The media were sterilized at 121°C for about 15-30 min in autoclave The inoculation loop was sterilized by flaming in the Bunsen burner until it turns red hot. Similarly, working surface was sterilized by the application of disinfectant solution (95% ethanol) </w:t>
      </w:r>
      <w:commentRangeEnd w:id="11"/>
      <w:r>
        <w:commentReference w:id="11"/>
      </w:r>
    </w:p>
    <w:p>
      <w:pPr>
        <w:pStyle w:val="3"/>
        <w:spacing w:line="360" w:lineRule="auto"/>
        <w:jc w:val="both"/>
        <w:rPr>
          <w:rFonts w:cs="Times New Roman"/>
          <w:szCs w:val="24"/>
        </w:rPr>
      </w:pPr>
      <w:bookmarkStart w:id="26" w:name="_Toc94492879"/>
    </w:p>
    <w:p>
      <w:pPr>
        <w:pStyle w:val="3"/>
        <w:spacing w:line="360" w:lineRule="auto"/>
        <w:rPr>
          <w:rFonts w:cs="Times New Roman"/>
          <w:szCs w:val="24"/>
        </w:rPr>
      </w:pPr>
      <w:bookmarkStart w:id="27" w:name="_Toc121708798"/>
      <w:r>
        <w:rPr>
          <w:rFonts w:cs="Times New Roman"/>
          <w:szCs w:val="24"/>
        </w:rPr>
        <w:t>2.1 Study site</w:t>
      </w:r>
      <w:bookmarkEnd w:id="26"/>
      <w:bookmarkEnd w:id="27"/>
    </w:p>
    <w:p>
      <w:pPr>
        <w:spacing w:line="360" w:lineRule="auto"/>
        <w:rPr>
          <w:rFonts w:ascii="Times New Roman" w:hAnsi="Times New Roman" w:cs="Times New Roman"/>
          <w:sz w:val="24"/>
          <w:szCs w:val="24"/>
        </w:rPr>
      </w:pPr>
      <w:commentRangeStart w:id="12"/>
      <w:r>
        <w:rPr>
          <w:rFonts w:ascii="Times New Roman" w:hAnsi="Times New Roman" w:cs="Times New Roman"/>
          <w:sz w:val="24"/>
          <w:szCs w:val="24"/>
        </w:rPr>
        <w:t>The study site is within SoAF at k</w:t>
      </w:r>
      <w:r>
        <w:commentReference w:id="13"/>
      </w:r>
      <w:r>
        <w:rPr>
          <w:rFonts w:ascii="Times New Roman" w:hAnsi="Times New Roman" w:cs="Times New Roman"/>
          <w:sz w:val="24"/>
          <w:szCs w:val="24"/>
        </w:rPr>
        <w:t>unduchi Region of Dar es salaam that located at Latitude 6</w:t>
      </w:r>
      <w:r>
        <w:rPr>
          <w:rFonts w:ascii="Times New Roman" w:hAnsi="Times New Roman" w:cs="Times New Roman"/>
          <w:sz w:val="24"/>
          <w:szCs w:val="24"/>
          <w:vertAlign w:val="superscript"/>
        </w:rPr>
        <w:t>o</w:t>
      </w:r>
      <w:r>
        <w:rPr>
          <w:rFonts w:ascii="Times New Roman" w:hAnsi="Times New Roman" w:cs="Times New Roman"/>
          <w:sz w:val="24"/>
          <w:szCs w:val="24"/>
        </w:rPr>
        <w:t xml:space="preserve"> 40’0” S and Longitude 39</w:t>
      </w:r>
      <w:r>
        <w:rPr>
          <w:rFonts w:ascii="Times New Roman" w:hAnsi="Times New Roman" w:cs="Times New Roman"/>
          <w:sz w:val="24"/>
          <w:szCs w:val="24"/>
          <w:vertAlign w:val="superscript"/>
        </w:rPr>
        <w:t>o</w:t>
      </w:r>
      <w:r>
        <w:rPr>
          <w:rFonts w:ascii="Times New Roman" w:hAnsi="Times New Roman" w:cs="Times New Roman"/>
          <w:sz w:val="24"/>
          <w:szCs w:val="24"/>
        </w:rPr>
        <w:t>13</w:t>
      </w:r>
      <w:r>
        <w:rPr>
          <w:rFonts w:ascii="Times New Roman" w:hAnsi="Times New Roman" w:cs="Times New Roman"/>
          <w:sz w:val="24"/>
          <w:szCs w:val="24"/>
          <w:vertAlign w:val="superscript"/>
        </w:rPr>
        <w:t>’</w:t>
      </w:r>
      <w:r>
        <w:rPr>
          <w:rFonts w:ascii="Times New Roman" w:hAnsi="Times New Roman" w:cs="Times New Roman"/>
          <w:sz w:val="24"/>
          <w:szCs w:val="24"/>
        </w:rPr>
        <w:t xml:space="preserve">0” E </w:t>
      </w:r>
      <w:commentRangeStart w:id="14"/>
      <w:r>
        <w:rPr>
          <w:rFonts w:ascii="Times New Roman" w:hAnsi="Times New Roman" w:cs="Times New Roman"/>
          <w:sz w:val="24"/>
          <w:szCs w:val="24"/>
        </w:rPr>
        <w:t xml:space="preserve">study site is characterized by Fish ponds stoked with Catfish and Tilapia  </w:t>
      </w:r>
      <w:commentRangeEnd w:id="12"/>
      <w:r>
        <w:commentReference w:id="12"/>
      </w:r>
      <w:commentRangeEnd w:id="14"/>
      <w:r>
        <w:commentReference w:id="14"/>
      </w:r>
    </w:p>
    <w:p>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5199380" cy="2785745"/>
            <wp:effectExtent l="0" t="0" r="1905" b="0"/>
            <wp:wrapSquare wrapText="bothSides"/>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0">
                      <a:extLst>
                        <a:ext uri="{28A0092B-C50C-407E-A947-70E740481C1C}">
                          <a14:useLocalDpi xmlns:a14="http://schemas.microsoft.com/office/drawing/2010/main" val="0"/>
                        </a:ext>
                      </a:extLst>
                    </a:blip>
                    <a:srcRect r="16981"/>
                    <a:stretch>
                      <a:fillRect/>
                    </a:stretch>
                  </pic:blipFill>
                  <pic:spPr>
                    <a:xfrm>
                      <a:off x="0" y="0"/>
                      <a:ext cx="5199321" cy="2785523"/>
                    </a:xfrm>
                    <a:prstGeom prst="rect">
                      <a:avLst/>
                    </a:prstGeom>
                  </pic:spPr>
                </pic:pic>
              </a:graphicData>
            </a:graphic>
          </wp:anchor>
        </w:drawing>
      </w:r>
    </w:p>
    <w:p>
      <w:pPr>
        <w:rPr>
          <w:rFonts w:ascii="Times New Roman" w:hAnsi="Times New Roman" w:cs="Times New Roman"/>
          <w:sz w:val="24"/>
          <w:szCs w:val="24"/>
        </w:rPr>
      </w:pPr>
    </w:p>
    <w:p>
      <w:pPr>
        <w:keepNext/>
        <w:spacing w:line="360" w:lineRule="auto"/>
        <w:jc w:val="both"/>
        <w:rPr>
          <w:rFonts w:hint="default" w:ascii="Times New Roman" w:hAnsi="Times New Roman" w:cs="Times New Roman"/>
          <w:sz w:val="24"/>
          <w:szCs w:val="24"/>
          <w:lang w:val="en-GB"/>
        </w:rPr>
      </w:pPr>
      <w:r>
        <w:rPr>
          <w:rFonts w:ascii="Times New Roman" w:hAnsi="Times New Roman" w:cs="Times New Roman"/>
          <w:sz w:val="24"/>
          <w:szCs w:val="24"/>
        </w:rPr>
        <w:br w:type="textWrapping" w:clear="all"/>
      </w:r>
      <w:ins w:id="340" w:author="Nyamisi" w:date="2022-12-13T19:21:11Z">
        <w:r>
          <w:rPr>
            <w:rFonts w:hint="default" w:ascii="Times New Roman" w:hAnsi="Times New Roman" w:cs="Times New Roman"/>
            <w:sz w:val="24"/>
            <w:szCs w:val="24"/>
            <w:lang w:val="en-GB"/>
          </w:rPr>
          <w:t>Dra</w:t>
        </w:r>
      </w:ins>
      <w:ins w:id="341" w:author="Nyamisi" w:date="2022-12-13T19:21:12Z">
        <w:r>
          <w:rPr>
            <w:rFonts w:hint="default" w:ascii="Times New Roman" w:hAnsi="Times New Roman" w:cs="Times New Roman"/>
            <w:sz w:val="24"/>
            <w:szCs w:val="24"/>
            <w:lang w:val="en-GB"/>
          </w:rPr>
          <w:t xml:space="preserve">w </w:t>
        </w:r>
      </w:ins>
      <w:ins w:id="342" w:author="Nyamisi" w:date="2022-12-13T19:21:15Z">
        <w:r>
          <w:rPr>
            <w:rFonts w:hint="default" w:ascii="Times New Roman" w:hAnsi="Times New Roman" w:cs="Times New Roman"/>
            <w:sz w:val="24"/>
            <w:szCs w:val="24"/>
            <w:lang w:val="en-GB"/>
          </w:rPr>
          <w:t xml:space="preserve">the </w:t>
        </w:r>
      </w:ins>
      <w:ins w:id="343" w:author="Nyamisi" w:date="2022-12-13T19:21:16Z">
        <w:r>
          <w:rPr>
            <w:rFonts w:hint="default" w:ascii="Times New Roman" w:hAnsi="Times New Roman" w:cs="Times New Roman"/>
            <w:sz w:val="24"/>
            <w:szCs w:val="24"/>
            <w:lang w:val="en-GB"/>
          </w:rPr>
          <w:t>map</w:t>
        </w:r>
      </w:ins>
      <w:ins w:id="344" w:author="Nyamisi" w:date="2022-12-13T19:21:17Z">
        <w:r>
          <w:rPr>
            <w:rFonts w:hint="default" w:ascii="Times New Roman" w:hAnsi="Times New Roman" w:cs="Times New Roman"/>
            <w:sz w:val="24"/>
            <w:szCs w:val="24"/>
            <w:lang w:val="en-GB"/>
          </w:rPr>
          <w:t xml:space="preserve"> </w:t>
        </w:r>
      </w:ins>
      <w:ins w:id="345" w:author="Nyamisi" w:date="2022-12-13T19:21:18Z">
        <w:r>
          <w:rPr>
            <w:rFonts w:hint="default" w:ascii="Times New Roman" w:hAnsi="Times New Roman" w:cs="Times New Roman"/>
            <w:sz w:val="24"/>
            <w:szCs w:val="24"/>
            <w:lang w:val="en-GB"/>
          </w:rPr>
          <w:t xml:space="preserve">of </w:t>
        </w:r>
      </w:ins>
      <w:ins w:id="346" w:author="Nyamisi" w:date="2022-12-13T19:21:19Z">
        <w:r>
          <w:rPr>
            <w:rFonts w:hint="default" w:ascii="Times New Roman" w:hAnsi="Times New Roman" w:cs="Times New Roman"/>
            <w:sz w:val="24"/>
            <w:szCs w:val="24"/>
            <w:lang w:val="en-GB"/>
          </w:rPr>
          <w:t>you</w:t>
        </w:r>
      </w:ins>
      <w:ins w:id="347" w:author="Nyamisi" w:date="2022-12-13T19:21:22Z">
        <w:r>
          <w:rPr>
            <w:rFonts w:hint="default" w:ascii="Times New Roman" w:hAnsi="Times New Roman" w:cs="Times New Roman"/>
            <w:sz w:val="24"/>
            <w:szCs w:val="24"/>
            <w:lang w:val="en-GB"/>
          </w:rPr>
          <w:t>r st</w:t>
        </w:r>
      </w:ins>
      <w:ins w:id="348" w:author="Nyamisi" w:date="2022-12-13T19:21:27Z">
        <w:r>
          <w:rPr>
            <w:rFonts w:hint="default" w:ascii="Times New Roman" w:hAnsi="Times New Roman" w:cs="Times New Roman"/>
            <w:sz w:val="24"/>
            <w:szCs w:val="24"/>
            <w:lang w:val="en-GB"/>
          </w:rPr>
          <w:t>ud</w:t>
        </w:r>
      </w:ins>
      <w:ins w:id="349" w:author="Nyamisi" w:date="2022-12-13T19:21:28Z">
        <w:r>
          <w:rPr>
            <w:rFonts w:hint="default" w:ascii="Times New Roman" w:hAnsi="Times New Roman" w:cs="Times New Roman"/>
            <w:sz w:val="24"/>
            <w:szCs w:val="24"/>
            <w:lang w:val="en-GB"/>
          </w:rPr>
          <w:t xml:space="preserve">y </w:t>
        </w:r>
      </w:ins>
      <w:ins w:id="350" w:author="Nyamisi" w:date="2022-12-13T19:21:29Z">
        <w:r>
          <w:rPr>
            <w:rFonts w:hint="default" w:ascii="Times New Roman" w:hAnsi="Times New Roman" w:cs="Times New Roman"/>
            <w:sz w:val="24"/>
            <w:szCs w:val="24"/>
            <w:lang w:val="en-GB"/>
          </w:rPr>
          <w:t>site</w:t>
        </w:r>
      </w:ins>
      <w:ins w:id="351" w:author="Nyamisi" w:date="2022-12-13T19:21:30Z">
        <w:r>
          <w:rPr>
            <w:rFonts w:hint="default" w:ascii="Times New Roman" w:hAnsi="Times New Roman" w:cs="Times New Roman"/>
            <w:sz w:val="24"/>
            <w:szCs w:val="24"/>
            <w:lang w:val="en-GB"/>
          </w:rPr>
          <w:t>,</w:t>
        </w:r>
      </w:ins>
      <w:ins w:id="352" w:author="Nyamisi" w:date="2022-12-13T19:21:31Z">
        <w:r>
          <w:rPr>
            <w:rFonts w:hint="default" w:ascii="Times New Roman" w:hAnsi="Times New Roman" w:cs="Times New Roman"/>
            <w:sz w:val="24"/>
            <w:szCs w:val="24"/>
            <w:lang w:val="en-GB"/>
          </w:rPr>
          <w:t xml:space="preserve"> do</w:t>
        </w:r>
      </w:ins>
      <w:ins w:id="353" w:author="Nyamisi" w:date="2022-12-13T19:21:32Z">
        <w:r>
          <w:rPr>
            <w:rFonts w:hint="default" w:ascii="Times New Roman" w:hAnsi="Times New Roman" w:cs="Times New Roman"/>
            <w:sz w:val="24"/>
            <w:szCs w:val="24"/>
            <w:lang w:val="en-GB"/>
          </w:rPr>
          <w:t xml:space="preserve"> n</w:t>
        </w:r>
      </w:ins>
      <w:ins w:id="354" w:author="Nyamisi" w:date="2022-12-13T19:21:33Z">
        <w:r>
          <w:rPr>
            <w:rFonts w:hint="default" w:ascii="Times New Roman" w:hAnsi="Times New Roman" w:cs="Times New Roman"/>
            <w:sz w:val="24"/>
            <w:szCs w:val="24"/>
            <w:lang w:val="en-GB"/>
          </w:rPr>
          <w:t>ot</w:t>
        </w:r>
      </w:ins>
      <w:ins w:id="355" w:author="Nyamisi" w:date="2022-12-13T19:21:34Z">
        <w:r>
          <w:rPr>
            <w:rFonts w:hint="default" w:ascii="Times New Roman" w:hAnsi="Times New Roman" w:cs="Times New Roman"/>
            <w:sz w:val="24"/>
            <w:szCs w:val="24"/>
            <w:lang w:val="en-GB"/>
          </w:rPr>
          <w:t xml:space="preserve"> </w:t>
        </w:r>
      </w:ins>
      <w:ins w:id="356" w:author="Nyamisi" w:date="2022-12-13T19:21:40Z">
        <w:r>
          <w:rPr>
            <w:rFonts w:hint="default" w:ascii="Times New Roman" w:hAnsi="Times New Roman" w:cs="Times New Roman"/>
            <w:sz w:val="24"/>
            <w:szCs w:val="24"/>
            <w:lang w:val="en-GB"/>
          </w:rPr>
          <w:t>s</w:t>
        </w:r>
      </w:ins>
      <w:ins w:id="357" w:author="Nyamisi" w:date="2022-12-13T19:21:41Z">
        <w:r>
          <w:rPr>
            <w:rFonts w:hint="default" w:ascii="Times New Roman" w:hAnsi="Times New Roman" w:cs="Times New Roman"/>
            <w:sz w:val="24"/>
            <w:szCs w:val="24"/>
            <w:lang w:val="en-GB"/>
          </w:rPr>
          <w:t>cre</w:t>
        </w:r>
      </w:ins>
      <w:ins w:id="358" w:author="Nyamisi" w:date="2022-12-13T19:21:42Z">
        <w:r>
          <w:rPr>
            <w:rFonts w:hint="default" w:ascii="Times New Roman" w:hAnsi="Times New Roman" w:cs="Times New Roman"/>
            <w:sz w:val="24"/>
            <w:szCs w:val="24"/>
            <w:lang w:val="en-GB"/>
          </w:rPr>
          <w:t>e</w:t>
        </w:r>
      </w:ins>
      <w:ins w:id="359" w:author="Nyamisi" w:date="2022-12-13T19:21:44Z">
        <w:r>
          <w:rPr>
            <w:rFonts w:hint="default" w:ascii="Times New Roman" w:hAnsi="Times New Roman" w:cs="Times New Roman"/>
            <w:sz w:val="24"/>
            <w:szCs w:val="24"/>
            <w:lang w:val="en-GB"/>
          </w:rPr>
          <w:t>n s</w:t>
        </w:r>
      </w:ins>
      <w:ins w:id="360" w:author="Nyamisi" w:date="2022-12-13T19:21:45Z">
        <w:r>
          <w:rPr>
            <w:rFonts w:hint="default" w:ascii="Times New Roman" w:hAnsi="Times New Roman" w:cs="Times New Roman"/>
            <w:sz w:val="24"/>
            <w:szCs w:val="24"/>
            <w:lang w:val="en-GB"/>
          </w:rPr>
          <w:t>ho</w:t>
        </w:r>
      </w:ins>
      <w:ins w:id="361" w:author="Nyamisi" w:date="2022-12-13T19:21:46Z">
        <w:r>
          <w:rPr>
            <w:rFonts w:hint="default" w:ascii="Times New Roman" w:hAnsi="Times New Roman" w:cs="Times New Roman"/>
            <w:sz w:val="24"/>
            <w:szCs w:val="24"/>
            <w:lang w:val="en-GB"/>
          </w:rPr>
          <w:t xml:space="preserve">rt </w:t>
        </w:r>
      </w:ins>
      <w:ins w:id="362" w:author="Nyamisi" w:date="2022-12-13T19:21:47Z">
        <w:r>
          <w:rPr>
            <w:rFonts w:hint="default" w:ascii="Times New Roman" w:hAnsi="Times New Roman" w:cs="Times New Roman"/>
            <w:sz w:val="24"/>
            <w:szCs w:val="24"/>
            <w:lang w:val="en-GB"/>
          </w:rPr>
          <w:t>f</w:t>
        </w:r>
      </w:ins>
      <w:ins w:id="363" w:author="Nyamisi" w:date="2022-12-13T19:21:48Z">
        <w:r>
          <w:rPr>
            <w:rFonts w:hint="default" w:ascii="Times New Roman" w:hAnsi="Times New Roman" w:cs="Times New Roman"/>
            <w:sz w:val="24"/>
            <w:szCs w:val="24"/>
            <w:lang w:val="en-GB"/>
          </w:rPr>
          <w:t xml:space="preserve">rom </w:t>
        </w:r>
      </w:ins>
      <w:ins w:id="364" w:author="Nyamisi" w:date="2022-12-13T19:21:49Z">
        <w:r>
          <w:rPr>
            <w:rFonts w:hint="default" w:ascii="Times New Roman" w:hAnsi="Times New Roman" w:cs="Times New Roman"/>
            <w:sz w:val="24"/>
            <w:szCs w:val="24"/>
            <w:lang w:val="en-GB"/>
          </w:rPr>
          <w:t xml:space="preserve">the </w:t>
        </w:r>
      </w:ins>
      <w:ins w:id="365" w:author="Nyamisi" w:date="2022-12-13T19:21:50Z">
        <w:r>
          <w:rPr>
            <w:rFonts w:hint="default" w:ascii="Times New Roman" w:hAnsi="Times New Roman" w:cs="Times New Roman"/>
            <w:sz w:val="24"/>
            <w:szCs w:val="24"/>
            <w:lang w:val="en-GB"/>
          </w:rPr>
          <w:t>in</w:t>
        </w:r>
      </w:ins>
      <w:ins w:id="366" w:author="Nyamisi" w:date="2022-12-13T19:21:51Z">
        <w:r>
          <w:rPr>
            <w:rFonts w:hint="default" w:ascii="Times New Roman" w:hAnsi="Times New Roman" w:cs="Times New Roman"/>
            <w:sz w:val="24"/>
            <w:szCs w:val="24"/>
            <w:lang w:val="en-GB"/>
          </w:rPr>
          <w:t>ter</w:t>
        </w:r>
      </w:ins>
      <w:ins w:id="367" w:author="Nyamisi" w:date="2022-12-13T19:21:52Z">
        <w:r>
          <w:rPr>
            <w:rFonts w:hint="default" w:ascii="Times New Roman" w:hAnsi="Times New Roman" w:cs="Times New Roman"/>
            <w:sz w:val="24"/>
            <w:szCs w:val="24"/>
            <w:lang w:val="en-GB"/>
          </w:rPr>
          <w:t>net</w:t>
        </w:r>
      </w:ins>
      <w:ins w:id="368" w:author="Nyamisi" w:date="2022-12-13T19:22:05Z">
        <w:r>
          <w:rPr>
            <w:rFonts w:hint="default" w:ascii="Times New Roman" w:hAnsi="Times New Roman" w:cs="Times New Roman"/>
            <w:sz w:val="24"/>
            <w:szCs w:val="24"/>
            <w:lang w:val="en-GB"/>
          </w:rPr>
          <w:t>.</w:t>
        </w:r>
      </w:ins>
      <w:ins w:id="369" w:author="Nyamisi" w:date="2022-12-13T19:22:06Z">
        <w:r>
          <w:rPr>
            <w:rFonts w:hint="default" w:ascii="Times New Roman" w:hAnsi="Times New Roman" w:cs="Times New Roman"/>
            <w:sz w:val="24"/>
            <w:szCs w:val="24"/>
            <w:lang w:val="en-GB"/>
          </w:rPr>
          <w:t xml:space="preserve"> </w:t>
        </w:r>
      </w:ins>
      <w:ins w:id="370" w:author="Nyamisi" w:date="2022-12-13T19:22:07Z">
        <w:r>
          <w:rPr>
            <w:rFonts w:hint="default" w:ascii="Times New Roman" w:hAnsi="Times New Roman" w:cs="Times New Roman"/>
            <w:sz w:val="24"/>
            <w:szCs w:val="24"/>
            <w:lang w:val="en-GB"/>
          </w:rPr>
          <w:t xml:space="preserve">For </w:t>
        </w:r>
      </w:ins>
      <w:ins w:id="371" w:author="Nyamisi" w:date="2022-12-13T19:22:08Z">
        <w:r>
          <w:rPr>
            <w:rFonts w:hint="default" w:ascii="Times New Roman" w:hAnsi="Times New Roman" w:cs="Times New Roman"/>
            <w:sz w:val="24"/>
            <w:szCs w:val="24"/>
            <w:lang w:val="en-GB"/>
          </w:rPr>
          <w:t>e</w:t>
        </w:r>
      </w:ins>
      <w:ins w:id="372" w:author="Nyamisi" w:date="2022-12-13T19:22:09Z">
        <w:r>
          <w:rPr>
            <w:rFonts w:hint="default" w:ascii="Times New Roman" w:hAnsi="Times New Roman" w:cs="Times New Roman"/>
            <w:sz w:val="24"/>
            <w:szCs w:val="24"/>
            <w:lang w:val="en-GB"/>
          </w:rPr>
          <w:t>ver</w:t>
        </w:r>
      </w:ins>
      <w:ins w:id="373" w:author="Nyamisi" w:date="2022-12-13T19:22:10Z">
        <w:r>
          <w:rPr>
            <w:rFonts w:hint="default" w:ascii="Times New Roman" w:hAnsi="Times New Roman" w:cs="Times New Roman"/>
            <w:sz w:val="24"/>
            <w:szCs w:val="24"/>
            <w:lang w:val="en-GB"/>
          </w:rPr>
          <w:t xml:space="preserve">y </w:t>
        </w:r>
      </w:ins>
      <w:ins w:id="374" w:author="Nyamisi" w:date="2022-12-13T19:22:11Z">
        <w:r>
          <w:rPr>
            <w:rFonts w:hint="default" w:ascii="Times New Roman" w:hAnsi="Times New Roman" w:cs="Times New Roman"/>
            <w:sz w:val="24"/>
            <w:szCs w:val="24"/>
            <w:lang w:val="en-GB"/>
          </w:rPr>
          <w:t>fi</w:t>
        </w:r>
      </w:ins>
      <w:ins w:id="375" w:author="Nyamisi" w:date="2022-12-13T19:22:12Z">
        <w:r>
          <w:rPr>
            <w:rFonts w:hint="default" w:ascii="Times New Roman" w:hAnsi="Times New Roman" w:cs="Times New Roman"/>
            <w:sz w:val="24"/>
            <w:szCs w:val="24"/>
            <w:lang w:val="en-GB"/>
          </w:rPr>
          <w:t>gur</w:t>
        </w:r>
      </w:ins>
      <w:ins w:id="376" w:author="Nyamisi" w:date="2022-12-13T19:22:13Z">
        <w:r>
          <w:rPr>
            <w:rFonts w:hint="default" w:ascii="Times New Roman" w:hAnsi="Times New Roman" w:cs="Times New Roman"/>
            <w:sz w:val="24"/>
            <w:szCs w:val="24"/>
            <w:lang w:val="en-GB"/>
          </w:rPr>
          <w:t xml:space="preserve">e </w:t>
        </w:r>
      </w:ins>
      <w:ins w:id="377" w:author="Nyamisi" w:date="2022-12-13T19:22:14Z">
        <w:r>
          <w:rPr>
            <w:rFonts w:hint="default" w:ascii="Times New Roman" w:hAnsi="Times New Roman" w:cs="Times New Roman"/>
            <w:sz w:val="24"/>
            <w:szCs w:val="24"/>
            <w:lang w:val="en-GB"/>
          </w:rPr>
          <w:t xml:space="preserve">or </w:t>
        </w:r>
      </w:ins>
      <w:ins w:id="378" w:author="Nyamisi" w:date="2022-12-13T19:22:15Z">
        <w:r>
          <w:rPr>
            <w:rFonts w:hint="default" w:ascii="Times New Roman" w:hAnsi="Times New Roman" w:cs="Times New Roman"/>
            <w:sz w:val="24"/>
            <w:szCs w:val="24"/>
            <w:lang w:val="en-GB"/>
          </w:rPr>
          <w:t>ima</w:t>
        </w:r>
      </w:ins>
      <w:ins w:id="379" w:author="Nyamisi" w:date="2022-12-13T19:22:16Z">
        <w:r>
          <w:rPr>
            <w:rFonts w:hint="default" w:ascii="Times New Roman" w:hAnsi="Times New Roman" w:cs="Times New Roman"/>
            <w:sz w:val="24"/>
            <w:szCs w:val="24"/>
            <w:lang w:val="en-GB"/>
          </w:rPr>
          <w:t>ge</w:t>
        </w:r>
      </w:ins>
      <w:ins w:id="380" w:author="Nyamisi" w:date="2022-12-13T19:22:19Z">
        <w:r>
          <w:rPr>
            <w:rFonts w:hint="default" w:ascii="Times New Roman" w:hAnsi="Times New Roman" w:cs="Times New Roman"/>
            <w:sz w:val="24"/>
            <w:szCs w:val="24"/>
            <w:lang w:val="en-GB"/>
          </w:rPr>
          <w:t xml:space="preserve">, </w:t>
        </w:r>
      </w:ins>
      <w:ins w:id="381" w:author="Nyamisi" w:date="2022-12-13T19:22:20Z">
        <w:r>
          <w:rPr>
            <w:rFonts w:hint="default" w:ascii="Times New Roman" w:hAnsi="Times New Roman" w:cs="Times New Roman"/>
            <w:sz w:val="24"/>
            <w:szCs w:val="24"/>
            <w:lang w:val="en-GB"/>
          </w:rPr>
          <w:t>ther</w:t>
        </w:r>
      </w:ins>
      <w:ins w:id="382" w:author="Nyamisi" w:date="2022-12-13T19:22:21Z">
        <w:r>
          <w:rPr>
            <w:rFonts w:hint="default" w:ascii="Times New Roman" w:hAnsi="Times New Roman" w:cs="Times New Roman"/>
            <w:sz w:val="24"/>
            <w:szCs w:val="24"/>
            <w:lang w:val="en-GB"/>
          </w:rPr>
          <w:t xml:space="preserve">e </w:t>
        </w:r>
      </w:ins>
      <w:ins w:id="383" w:author="Nyamisi" w:date="2022-12-13T19:22:22Z">
        <w:r>
          <w:rPr>
            <w:rFonts w:hint="default" w:ascii="Times New Roman" w:hAnsi="Times New Roman" w:cs="Times New Roman"/>
            <w:sz w:val="24"/>
            <w:szCs w:val="24"/>
            <w:lang w:val="en-GB"/>
          </w:rPr>
          <w:t>mus</w:t>
        </w:r>
      </w:ins>
      <w:ins w:id="384" w:author="Nyamisi" w:date="2022-12-13T19:22:23Z">
        <w:r>
          <w:rPr>
            <w:rFonts w:hint="default" w:ascii="Times New Roman" w:hAnsi="Times New Roman" w:cs="Times New Roman"/>
            <w:sz w:val="24"/>
            <w:szCs w:val="24"/>
            <w:lang w:val="en-GB"/>
          </w:rPr>
          <w:t>t b</w:t>
        </w:r>
      </w:ins>
      <w:ins w:id="385" w:author="Nyamisi" w:date="2022-12-13T19:22:24Z">
        <w:r>
          <w:rPr>
            <w:rFonts w:hint="default" w:ascii="Times New Roman" w:hAnsi="Times New Roman" w:cs="Times New Roman"/>
            <w:sz w:val="24"/>
            <w:szCs w:val="24"/>
            <w:lang w:val="en-GB"/>
          </w:rPr>
          <w:t xml:space="preserve">e </w:t>
        </w:r>
      </w:ins>
      <w:ins w:id="386" w:author="Nyamisi" w:date="2022-12-13T19:22:25Z">
        <w:r>
          <w:rPr>
            <w:rFonts w:hint="default" w:ascii="Times New Roman" w:hAnsi="Times New Roman" w:cs="Times New Roman"/>
            <w:sz w:val="24"/>
            <w:szCs w:val="24"/>
            <w:lang w:val="en-GB"/>
          </w:rPr>
          <w:t xml:space="preserve">a </w:t>
        </w:r>
      </w:ins>
      <w:ins w:id="387" w:author="Nyamisi" w:date="2022-12-13T19:22:27Z">
        <w:r>
          <w:rPr>
            <w:rFonts w:hint="default" w:ascii="Times New Roman" w:hAnsi="Times New Roman" w:cs="Times New Roman"/>
            <w:sz w:val="24"/>
            <w:szCs w:val="24"/>
            <w:lang w:val="en-GB"/>
          </w:rPr>
          <w:t>f</w:t>
        </w:r>
      </w:ins>
      <w:ins w:id="388" w:author="Nyamisi" w:date="2022-12-13T19:22:28Z">
        <w:r>
          <w:rPr>
            <w:rFonts w:hint="default" w:ascii="Times New Roman" w:hAnsi="Times New Roman" w:cs="Times New Roman"/>
            <w:sz w:val="24"/>
            <w:szCs w:val="24"/>
            <w:lang w:val="en-GB"/>
          </w:rPr>
          <w:t>igur</w:t>
        </w:r>
      </w:ins>
      <w:ins w:id="389" w:author="Nyamisi" w:date="2022-12-13T19:22:29Z">
        <w:r>
          <w:rPr>
            <w:rFonts w:hint="default" w:ascii="Times New Roman" w:hAnsi="Times New Roman" w:cs="Times New Roman"/>
            <w:sz w:val="24"/>
            <w:szCs w:val="24"/>
            <w:lang w:val="en-GB"/>
          </w:rPr>
          <w:t xml:space="preserve">e </w:t>
        </w:r>
      </w:ins>
      <w:ins w:id="390" w:author="Nyamisi" w:date="2022-12-13T19:22:30Z">
        <w:r>
          <w:rPr>
            <w:rFonts w:hint="default" w:ascii="Times New Roman" w:hAnsi="Times New Roman" w:cs="Times New Roman"/>
            <w:sz w:val="24"/>
            <w:szCs w:val="24"/>
            <w:lang w:val="en-GB"/>
          </w:rPr>
          <w:t>ca</w:t>
        </w:r>
      </w:ins>
      <w:ins w:id="391" w:author="Nyamisi" w:date="2022-12-13T19:22:31Z">
        <w:r>
          <w:rPr>
            <w:rFonts w:hint="default" w:ascii="Times New Roman" w:hAnsi="Times New Roman" w:cs="Times New Roman"/>
            <w:sz w:val="24"/>
            <w:szCs w:val="24"/>
            <w:lang w:val="en-GB"/>
          </w:rPr>
          <w:t>pti</w:t>
        </w:r>
      </w:ins>
      <w:ins w:id="392" w:author="Nyamisi" w:date="2022-12-13T19:22:32Z">
        <w:r>
          <w:rPr>
            <w:rFonts w:hint="default" w:ascii="Times New Roman" w:hAnsi="Times New Roman" w:cs="Times New Roman"/>
            <w:sz w:val="24"/>
            <w:szCs w:val="24"/>
            <w:lang w:val="en-GB"/>
          </w:rPr>
          <w:t xml:space="preserve">on </w:t>
        </w:r>
      </w:ins>
      <w:ins w:id="393" w:author="Nyamisi" w:date="2022-12-13T19:22:33Z">
        <w:r>
          <w:rPr>
            <w:rFonts w:hint="default" w:ascii="Times New Roman" w:hAnsi="Times New Roman" w:cs="Times New Roman"/>
            <w:sz w:val="24"/>
            <w:szCs w:val="24"/>
            <w:lang w:val="en-GB"/>
          </w:rPr>
          <w:t>d</w:t>
        </w:r>
      </w:ins>
      <w:ins w:id="394" w:author="Nyamisi" w:date="2022-12-13T19:22:34Z">
        <w:r>
          <w:rPr>
            <w:rFonts w:hint="default" w:ascii="Times New Roman" w:hAnsi="Times New Roman" w:cs="Times New Roman"/>
            <w:sz w:val="24"/>
            <w:szCs w:val="24"/>
            <w:lang w:val="en-GB"/>
          </w:rPr>
          <w:t>esc</w:t>
        </w:r>
      </w:ins>
      <w:ins w:id="395" w:author="Nyamisi" w:date="2022-12-13T19:22:53Z">
        <w:r>
          <w:rPr>
            <w:rFonts w:hint="default" w:ascii="Times New Roman" w:hAnsi="Times New Roman" w:cs="Times New Roman"/>
            <w:sz w:val="24"/>
            <w:szCs w:val="24"/>
            <w:lang w:val="en-GB"/>
          </w:rPr>
          <w:t>r</w:t>
        </w:r>
      </w:ins>
      <w:ins w:id="396" w:author="Nyamisi" w:date="2022-12-13T19:22:36Z">
        <w:r>
          <w:rPr>
            <w:rFonts w:hint="default" w:ascii="Times New Roman" w:hAnsi="Times New Roman" w:cs="Times New Roman"/>
            <w:sz w:val="24"/>
            <w:szCs w:val="24"/>
            <w:lang w:val="en-GB"/>
          </w:rPr>
          <w:t>ib</w:t>
        </w:r>
      </w:ins>
      <w:ins w:id="397" w:author="Nyamisi" w:date="2022-12-13T19:22:37Z">
        <w:r>
          <w:rPr>
            <w:rFonts w:hint="default" w:ascii="Times New Roman" w:hAnsi="Times New Roman" w:cs="Times New Roman"/>
            <w:sz w:val="24"/>
            <w:szCs w:val="24"/>
            <w:lang w:val="en-GB"/>
          </w:rPr>
          <w:t>i</w:t>
        </w:r>
      </w:ins>
      <w:ins w:id="398" w:author="Nyamisi" w:date="2022-12-13T19:22:38Z">
        <w:r>
          <w:rPr>
            <w:rFonts w:hint="default" w:ascii="Times New Roman" w:hAnsi="Times New Roman" w:cs="Times New Roman"/>
            <w:sz w:val="24"/>
            <w:szCs w:val="24"/>
            <w:lang w:val="en-GB"/>
          </w:rPr>
          <w:t xml:space="preserve">ng </w:t>
        </w:r>
      </w:ins>
      <w:ins w:id="399" w:author="Nyamisi" w:date="2022-12-13T19:22:39Z">
        <w:r>
          <w:rPr>
            <w:rFonts w:hint="default" w:ascii="Times New Roman" w:hAnsi="Times New Roman" w:cs="Times New Roman"/>
            <w:sz w:val="24"/>
            <w:szCs w:val="24"/>
            <w:lang w:val="en-GB"/>
          </w:rPr>
          <w:t>wh</w:t>
        </w:r>
      </w:ins>
      <w:ins w:id="400" w:author="Nyamisi" w:date="2022-12-13T19:22:40Z">
        <w:r>
          <w:rPr>
            <w:rFonts w:hint="default" w:ascii="Times New Roman" w:hAnsi="Times New Roman" w:cs="Times New Roman"/>
            <w:sz w:val="24"/>
            <w:szCs w:val="24"/>
            <w:lang w:val="en-GB"/>
          </w:rPr>
          <w:t xml:space="preserve">at </w:t>
        </w:r>
      </w:ins>
      <w:ins w:id="401" w:author="Nyamisi" w:date="2022-12-13T19:22:41Z">
        <w:r>
          <w:rPr>
            <w:rFonts w:hint="default" w:ascii="Times New Roman" w:hAnsi="Times New Roman" w:cs="Times New Roman"/>
            <w:sz w:val="24"/>
            <w:szCs w:val="24"/>
            <w:lang w:val="en-GB"/>
          </w:rPr>
          <w:t>the</w:t>
        </w:r>
      </w:ins>
      <w:ins w:id="402" w:author="Nyamisi" w:date="2022-12-13T19:22:42Z">
        <w:r>
          <w:rPr>
            <w:rFonts w:hint="default" w:ascii="Times New Roman" w:hAnsi="Times New Roman" w:cs="Times New Roman"/>
            <w:sz w:val="24"/>
            <w:szCs w:val="24"/>
            <w:lang w:val="en-GB"/>
          </w:rPr>
          <w:t xml:space="preserve"> f</w:t>
        </w:r>
      </w:ins>
      <w:ins w:id="403" w:author="Nyamisi" w:date="2022-12-13T19:22:43Z">
        <w:r>
          <w:rPr>
            <w:rFonts w:hint="default" w:ascii="Times New Roman" w:hAnsi="Times New Roman" w:cs="Times New Roman"/>
            <w:sz w:val="24"/>
            <w:szCs w:val="24"/>
            <w:lang w:val="en-GB"/>
          </w:rPr>
          <w:t>igu</w:t>
        </w:r>
      </w:ins>
      <w:ins w:id="404" w:author="Nyamisi" w:date="2022-12-13T19:22:44Z">
        <w:r>
          <w:rPr>
            <w:rFonts w:hint="default" w:ascii="Times New Roman" w:hAnsi="Times New Roman" w:cs="Times New Roman"/>
            <w:sz w:val="24"/>
            <w:szCs w:val="24"/>
            <w:lang w:val="en-GB"/>
          </w:rPr>
          <w:t>re</w:t>
        </w:r>
      </w:ins>
      <w:ins w:id="405" w:author="Nyamisi" w:date="2022-12-13T19:22:46Z">
        <w:r>
          <w:rPr>
            <w:rFonts w:hint="default" w:ascii="Times New Roman" w:hAnsi="Times New Roman" w:cs="Times New Roman"/>
            <w:sz w:val="24"/>
            <w:szCs w:val="24"/>
            <w:lang w:val="en-GB"/>
          </w:rPr>
          <w:t xml:space="preserve"> sh</w:t>
        </w:r>
      </w:ins>
      <w:ins w:id="406" w:author="Nyamisi" w:date="2022-12-13T19:22:47Z">
        <w:r>
          <w:rPr>
            <w:rFonts w:hint="default" w:ascii="Times New Roman" w:hAnsi="Times New Roman" w:cs="Times New Roman"/>
            <w:sz w:val="24"/>
            <w:szCs w:val="24"/>
            <w:lang w:val="en-GB"/>
          </w:rPr>
          <w:t>o</w:t>
        </w:r>
      </w:ins>
      <w:ins w:id="407" w:author="Nyamisi" w:date="2022-12-13T19:22:48Z">
        <w:r>
          <w:rPr>
            <w:rFonts w:hint="default" w:ascii="Times New Roman" w:hAnsi="Times New Roman" w:cs="Times New Roman"/>
            <w:sz w:val="24"/>
            <w:szCs w:val="24"/>
            <w:lang w:val="en-GB"/>
          </w:rPr>
          <w:t>ws</w:t>
        </w:r>
      </w:ins>
      <w:ins w:id="408" w:author="Nyamisi" w:date="2022-12-13T19:23:00Z">
        <w:r>
          <w:rPr>
            <w:rFonts w:hint="default" w:ascii="Times New Roman" w:hAnsi="Times New Roman" w:cs="Times New Roman"/>
            <w:sz w:val="24"/>
            <w:szCs w:val="24"/>
            <w:lang w:val="en-GB"/>
          </w:rPr>
          <w:t>.</w:t>
        </w:r>
      </w:ins>
      <w:ins w:id="409" w:author="Nyamisi" w:date="2022-12-13T19:23:01Z">
        <w:r>
          <w:rPr>
            <w:rFonts w:hint="default" w:ascii="Times New Roman" w:hAnsi="Times New Roman" w:cs="Times New Roman"/>
            <w:sz w:val="24"/>
            <w:szCs w:val="24"/>
            <w:lang w:val="en-GB"/>
          </w:rPr>
          <w:t xml:space="preserve"> Add</w:t>
        </w:r>
      </w:ins>
      <w:ins w:id="410" w:author="Nyamisi" w:date="2022-12-13T19:23:02Z">
        <w:r>
          <w:rPr>
            <w:rFonts w:hint="default" w:ascii="Times New Roman" w:hAnsi="Times New Roman" w:cs="Times New Roman"/>
            <w:sz w:val="24"/>
            <w:szCs w:val="24"/>
            <w:lang w:val="en-GB"/>
          </w:rPr>
          <w:t xml:space="preserve"> </w:t>
        </w:r>
      </w:ins>
      <w:ins w:id="411" w:author="Nyamisi" w:date="2022-12-13T19:23:03Z">
        <w:r>
          <w:rPr>
            <w:rFonts w:hint="default" w:ascii="Times New Roman" w:hAnsi="Times New Roman" w:cs="Times New Roman"/>
            <w:sz w:val="24"/>
            <w:szCs w:val="24"/>
            <w:lang w:val="en-GB"/>
          </w:rPr>
          <w:t>c</w:t>
        </w:r>
      </w:ins>
      <w:ins w:id="412" w:author="Nyamisi" w:date="2022-12-13T19:23:04Z">
        <w:r>
          <w:rPr>
            <w:rFonts w:hint="default" w:ascii="Times New Roman" w:hAnsi="Times New Roman" w:cs="Times New Roman"/>
            <w:sz w:val="24"/>
            <w:szCs w:val="24"/>
            <w:lang w:val="en-GB"/>
          </w:rPr>
          <w:t>a</w:t>
        </w:r>
      </w:ins>
      <w:ins w:id="413" w:author="Nyamisi" w:date="2022-12-13T19:23:05Z">
        <w:r>
          <w:rPr>
            <w:rFonts w:hint="default" w:ascii="Times New Roman" w:hAnsi="Times New Roman" w:cs="Times New Roman"/>
            <w:sz w:val="24"/>
            <w:szCs w:val="24"/>
            <w:lang w:val="en-GB"/>
          </w:rPr>
          <w:t>ptio</w:t>
        </w:r>
      </w:ins>
      <w:ins w:id="414" w:author="Nyamisi" w:date="2022-12-13T19:23:06Z">
        <w:r>
          <w:rPr>
            <w:rFonts w:hint="default" w:ascii="Times New Roman" w:hAnsi="Times New Roman" w:cs="Times New Roman"/>
            <w:sz w:val="24"/>
            <w:szCs w:val="24"/>
            <w:lang w:val="en-GB"/>
          </w:rPr>
          <w:t xml:space="preserve">n </w:t>
        </w:r>
      </w:ins>
      <w:ins w:id="415" w:author="Nyamisi" w:date="2022-12-13T19:23:07Z">
        <w:r>
          <w:rPr>
            <w:rFonts w:hint="default" w:ascii="Times New Roman" w:hAnsi="Times New Roman" w:cs="Times New Roman"/>
            <w:sz w:val="24"/>
            <w:szCs w:val="24"/>
            <w:lang w:val="en-GB"/>
          </w:rPr>
          <w:t>to</w:t>
        </w:r>
      </w:ins>
      <w:ins w:id="416" w:author="Nyamisi" w:date="2022-12-13T19:23:08Z">
        <w:r>
          <w:rPr>
            <w:rFonts w:hint="default" w:ascii="Times New Roman" w:hAnsi="Times New Roman" w:cs="Times New Roman"/>
            <w:sz w:val="24"/>
            <w:szCs w:val="24"/>
            <w:lang w:val="en-GB"/>
          </w:rPr>
          <w:t xml:space="preserve"> </w:t>
        </w:r>
      </w:ins>
      <w:ins w:id="417" w:author="Nyamisi" w:date="2022-12-13T19:23:09Z">
        <w:r>
          <w:rPr>
            <w:rFonts w:hint="default" w:ascii="Times New Roman" w:hAnsi="Times New Roman" w:cs="Times New Roman"/>
            <w:sz w:val="24"/>
            <w:szCs w:val="24"/>
            <w:lang w:val="en-GB"/>
          </w:rPr>
          <w:t>ev</w:t>
        </w:r>
      </w:ins>
      <w:ins w:id="418" w:author="Nyamisi" w:date="2022-12-13T19:23:10Z">
        <w:r>
          <w:rPr>
            <w:rFonts w:hint="default" w:ascii="Times New Roman" w:hAnsi="Times New Roman" w:cs="Times New Roman"/>
            <w:sz w:val="24"/>
            <w:szCs w:val="24"/>
            <w:lang w:val="en-GB"/>
          </w:rPr>
          <w:t>e</w:t>
        </w:r>
      </w:ins>
      <w:ins w:id="419" w:author="Nyamisi" w:date="2022-12-13T19:23:11Z">
        <w:r>
          <w:rPr>
            <w:rFonts w:hint="default" w:ascii="Times New Roman" w:hAnsi="Times New Roman" w:cs="Times New Roman"/>
            <w:sz w:val="24"/>
            <w:szCs w:val="24"/>
            <w:lang w:val="en-GB"/>
          </w:rPr>
          <w:t>ry</w:t>
        </w:r>
      </w:ins>
      <w:ins w:id="420" w:author="Nyamisi" w:date="2022-12-13T19:23:12Z">
        <w:r>
          <w:rPr>
            <w:rFonts w:hint="default" w:ascii="Times New Roman" w:hAnsi="Times New Roman" w:cs="Times New Roman"/>
            <w:sz w:val="24"/>
            <w:szCs w:val="24"/>
            <w:lang w:val="en-GB"/>
          </w:rPr>
          <w:t xml:space="preserve"> </w:t>
        </w:r>
      </w:ins>
      <w:ins w:id="421" w:author="Nyamisi" w:date="2022-12-13T19:23:13Z">
        <w:r>
          <w:rPr>
            <w:rFonts w:hint="default" w:ascii="Times New Roman" w:hAnsi="Times New Roman" w:cs="Times New Roman"/>
            <w:sz w:val="24"/>
            <w:szCs w:val="24"/>
            <w:lang w:val="en-GB"/>
          </w:rPr>
          <w:t>fig</w:t>
        </w:r>
      </w:ins>
      <w:ins w:id="422" w:author="Nyamisi" w:date="2022-12-13T19:23:14Z">
        <w:r>
          <w:rPr>
            <w:rFonts w:hint="default" w:ascii="Times New Roman" w:hAnsi="Times New Roman" w:cs="Times New Roman"/>
            <w:sz w:val="24"/>
            <w:szCs w:val="24"/>
            <w:lang w:val="en-GB"/>
          </w:rPr>
          <w:t>ur</w:t>
        </w:r>
      </w:ins>
      <w:ins w:id="423" w:author="Nyamisi" w:date="2022-12-13T19:23:15Z">
        <w:r>
          <w:rPr>
            <w:rFonts w:hint="default" w:ascii="Times New Roman" w:hAnsi="Times New Roman" w:cs="Times New Roman"/>
            <w:sz w:val="24"/>
            <w:szCs w:val="24"/>
            <w:lang w:val="en-GB"/>
          </w:rPr>
          <w:t>e,</w:t>
        </w:r>
      </w:ins>
      <w:ins w:id="424" w:author="Nyamisi" w:date="2022-12-13T19:23:16Z">
        <w:r>
          <w:rPr>
            <w:rFonts w:hint="default" w:ascii="Times New Roman" w:hAnsi="Times New Roman" w:cs="Times New Roman"/>
            <w:sz w:val="24"/>
            <w:szCs w:val="24"/>
            <w:lang w:val="en-GB"/>
          </w:rPr>
          <w:t xml:space="preserve"> i</w:t>
        </w:r>
      </w:ins>
      <w:ins w:id="425" w:author="Nyamisi" w:date="2022-12-13T19:23:17Z">
        <w:r>
          <w:rPr>
            <w:rFonts w:hint="default" w:ascii="Times New Roman" w:hAnsi="Times New Roman" w:cs="Times New Roman"/>
            <w:sz w:val="24"/>
            <w:szCs w:val="24"/>
            <w:lang w:val="en-GB"/>
          </w:rPr>
          <w:t>mage</w:t>
        </w:r>
      </w:ins>
      <w:ins w:id="426" w:author="Nyamisi" w:date="2022-12-13T19:23:19Z">
        <w:r>
          <w:rPr>
            <w:rFonts w:hint="default" w:ascii="Times New Roman" w:hAnsi="Times New Roman" w:cs="Times New Roman"/>
            <w:sz w:val="24"/>
            <w:szCs w:val="24"/>
            <w:lang w:val="en-GB"/>
          </w:rPr>
          <w:t xml:space="preserve"> o</w:t>
        </w:r>
      </w:ins>
      <w:ins w:id="427" w:author="Nyamisi" w:date="2022-12-13T19:23:20Z">
        <w:r>
          <w:rPr>
            <w:rFonts w:hint="default" w:ascii="Times New Roman" w:hAnsi="Times New Roman" w:cs="Times New Roman"/>
            <w:sz w:val="24"/>
            <w:szCs w:val="24"/>
            <w:lang w:val="en-GB"/>
          </w:rPr>
          <w:t xml:space="preserve">r </w:t>
        </w:r>
      </w:ins>
      <w:ins w:id="428" w:author="Nyamisi" w:date="2022-12-13T19:23:21Z">
        <w:r>
          <w:rPr>
            <w:rFonts w:hint="default" w:ascii="Times New Roman" w:hAnsi="Times New Roman" w:cs="Times New Roman"/>
            <w:sz w:val="24"/>
            <w:szCs w:val="24"/>
            <w:lang w:val="en-GB"/>
          </w:rPr>
          <w:t>tab</w:t>
        </w:r>
      </w:ins>
      <w:ins w:id="429" w:author="Nyamisi" w:date="2022-12-13T19:23:22Z">
        <w:r>
          <w:rPr>
            <w:rFonts w:hint="default" w:ascii="Times New Roman" w:hAnsi="Times New Roman" w:cs="Times New Roman"/>
            <w:sz w:val="24"/>
            <w:szCs w:val="24"/>
            <w:lang w:val="en-GB"/>
          </w:rPr>
          <w:t xml:space="preserve">le </w:t>
        </w:r>
      </w:ins>
      <w:ins w:id="430" w:author="Nyamisi" w:date="2022-12-13T19:23:24Z">
        <w:r>
          <w:rPr>
            <w:rFonts w:hint="default" w:ascii="Times New Roman" w:hAnsi="Times New Roman" w:cs="Times New Roman"/>
            <w:sz w:val="24"/>
            <w:szCs w:val="24"/>
            <w:lang w:val="en-GB"/>
          </w:rPr>
          <w:t>p</w:t>
        </w:r>
      </w:ins>
      <w:ins w:id="431" w:author="Nyamisi" w:date="2022-12-13T19:23:25Z">
        <w:r>
          <w:rPr>
            <w:rFonts w:hint="default" w:ascii="Times New Roman" w:hAnsi="Times New Roman" w:cs="Times New Roman"/>
            <w:sz w:val="24"/>
            <w:szCs w:val="24"/>
            <w:lang w:val="en-GB"/>
          </w:rPr>
          <w:t>rese</w:t>
        </w:r>
      </w:ins>
      <w:ins w:id="432" w:author="Nyamisi" w:date="2022-12-13T19:23:26Z">
        <w:r>
          <w:rPr>
            <w:rFonts w:hint="default" w:ascii="Times New Roman" w:hAnsi="Times New Roman" w:cs="Times New Roman"/>
            <w:sz w:val="24"/>
            <w:szCs w:val="24"/>
            <w:lang w:val="en-GB"/>
          </w:rPr>
          <w:t xml:space="preserve">nt </w:t>
        </w:r>
      </w:ins>
      <w:ins w:id="433" w:author="Nyamisi" w:date="2022-12-13T19:23:27Z">
        <w:r>
          <w:rPr>
            <w:rFonts w:hint="default" w:ascii="Times New Roman" w:hAnsi="Times New Roman" w:cs="Times New Roman"/>
            <w:sz w:val="24"/>
            <w:szCs w:val="24"/>
            <w:lang w:val="en-GB"/>
          </w:rPr>
          <w:t>in</w:t>
        </w:r>
      </w:ins>
      <w:ins w:id="434" w:author="Nyamisi" w:date="2022-12-13T19:23:28Z">
        <w:r>
          <w:rPr>
            <w:rFonts w:hint="default" w:ascii="Times New Roman" w:hAnsi="Times New Roman" w:cs="Times New Roman"/>
            <w:sz w:val="24"/>
            <w:szCs w:val="24"/>
            <w:lang w:val="en-GB"/>
          </w:rPr>
          <w:t xml:space="preserve"> yo</w:t>
        </w:r>
      </w:ins>
      <w:ins w:id="435" w:author="Nyamisi" w:date="2022-12-13T19:23:29Z">
        <w:r>
          <w:rPr>
            <w:rFonts w:hint="default" w:ascii="Times New Roman" w:hAnsi="Times New Roman" w:cs="Times New Roman"/>
            <w:sz w:val="24"/>
            <w:szCs w:val="24"/>
            <w:lang w:val="en-GB"/>
          </w:rPr>
          <w:t xml:space="preserve">ur </w:t>
        </w:r>
      </w:ins>
      <w:ins w:id="436" w:author="Nyamisi" w:date="2022-12-13T19:23:30Z">
        <w:r>
          <w:rPr>
            <w:rFonts w:hint="default" w:ascii="Times New Roman" w:hAnsi="Times New Roman" w:cs="Times New Roman"/>
            <w:sz w:val="24"/>
            <w:szCs w:val="24"/>
            <w:lang w:val="en-GB"/>
          </w:rPr>
          <w:t>doc</w:t>
        </w:r>
      </w:ins>
      <w:ins w:id="437" w:author="Nyamisi" w:date="2022-12-13T19:23:31Z">
        <w:r>
          <w:rPr>
            <w:rFonts w:hint="default" w:ascii="Times New Roman" w:hAnsi="Times New Roman" w:cs="Times New Roman"/>
            <w:sz w:val="24"/>
            <w:szCs w:val="24"/>
            <w:lang w:val="en-GB"/>
          </w:rPr>
          <w:t>um</w:t>
        </w:r>
      </w:ins>
      <w:ins w:id="438" w:author="Nyamisi" w:date="2022-12-13T19:23:32Z">
        <w:r>
          <w:rPr>
            <w:rFonts w:hint="default" w:ascii="Times New Roman" w:hAnsi="Times New Roman" w:cs="Times New Roman"/>
            <w:sz w:val="24"/>
            <w:szCs w:val="24"/>
            <w:lang w:val="en-GB"/>
          </w:rPr>
          <w:t>ent</w:t>
        </w:r>
      </w:ins>
    </w:p>
    <w:p>
      <w:pPr>
        <w:pStyle w:val="21"/>
        <w:spacing w:line="360" w:lineRule="auto"/>
        <w:ind w:left="0"/>
        <w:jc w:val="both"/>
        <w:rPr>
          <w:rFonts w:ascii="Times New Roman" w:hAnsi="Times New Roman" w:cs="Times New Roman" w:eastAsiaTheme="minorHAnsi"/>
          <w:color w:val="000000"/>
          <w:sz w:val="24"/>
          <w:szCs w:val="24"/>
        </w:rPr>
      </w:pPr>
    </w:p>
    <w:p>
      <w:pPr>
        <w:pStyle w:val="21"/>
        <w:tabs>
          <w:tab w:val="right" w:pos="9360"/>
        </w:tabs>
        <w:spacing w:line="360" w:lineRule="auto"/>
        <w:ind w:left="0"/>
        <w:jc w:val="both"/>
        <w:rPr>
          <w:rFonts w:ascii="Times New Roman" w:hAnsi="Times New Roman" w:cs="Times New Roman" w:eastAsiaTheme="minorHAnsi"/>
          <w:color w:val="000000"/>
          <w:sz w:val="24"/>
          <w:szCs w:val="24"/>
        </w:rPr>
      </w:pPr>
      <w:r>
        <w:rPr>
          <w:rFonts w:ascii="Times New Roman" w:hAnsi="Times New Roman" w:cs="Times New Roman" w:eastAsiaTheme="minorHAnsi"/>
          <w:color w:val="000000"/>
          <w:sz w:val="24"/>
          <w:szCs w:val="24"/>
        </w:rPr>
        <w:t xml:space="preserve"> </w:t>
      </w:r>
      <w:r>
        <w:rPr>
          <w:rFonts w:ascii="Times New Roman" w:hAnsi="Times New Roman" w:cs="Times New Roman" w:eastAsiaTheme="minorHAnsi"/>
          <w:color w:val="000000"/>
          <w:sz w:val="24"/>
          <w:szCs w:val="24"/>
        </w:rPr>
        <w:tab/>
      </w:r>
    </w:p>
    <w:p>
      <w:pPr>
        <w:spacing w:line="360" w:lineRule="auto"/>
        <w:ind w:left="-15"/>
        <w:jc w:val="both"/>
        <w:rPr>
          <w:del w:id="439" w:author="Nyamisi" w:date="2022-12-13T17:38:50Z"/>
          <w:rFonts w:ascii="Times New Roman" w:hAnsi="Times New Roman" w:cs="Times New Roman"/>
          <w:sz w:val="24"/>
          <w:szCs w:val="24"/>
        </w:rPr>
      </w:pPr>
      <w:commentRangeStart w:id="15"/>
      <w:r>
        <w:rPr>
          <w:rFonts w:ascii="Times New Roman" w:hAnsi="Times New Roman" w:cs="Times New Roman"/>
          <w:sz w:val="24"/>
          <w:szCs w:val="24"/>
        </w:rPr>
        <w:t xml:space="preserve"> </w:t>
      </w:r>
      <w:bookmarkStart w:id="28" w:name="_Toc94492881"/>
    </w:p>
    <w:p>
      <w:pPr>
        <w:spacing w:line="360" w:lineRule="auto"/>
        <w:ind w:left="-15"/>
        <w:jc w:val="both"/>
        <w:rPr>
          <w:del w:id="441" w:author="Nyamisi" w:date="2022-12-13T17:38:48Z"/>
          <w:rFonts w:ascii="Times New Roman" w:hAnsi="Times New Roman" w:cs="Times New Roman"/>
          <w:sz w:val="24"/>
          <w:szCs w:val="24"/>
        </w:rPr>
        <w:pPrChange w:id="440" w:author="Nyamisi" w:date="2022-12-13T17:38:50Z">
          <w:pPr>
            <w:spacing w:line="360" w:lineRule="auto"/>
            <w:ind w:left="-15"/>
            <w:jc w:val="both"/>
          </w:pPr>
        </w:pPrChange>
      </w:pPr>
    </w:p>
    <w:p>
      <w:pPr>
        <w:spacing w:line="360" w:lineRule="auto"/>
        <w:ind w:left="-15"/>
        <w:jc w:val="both"/>
        <w:rPr>
          <w:rFonts w:ascii="Times New Roman" w:hAnsi="Times New Roman" w:cs="Times New Roman"/>
          <w:sz w:val="24"/>
          <w:szCs w:val="24"/>
        </w:rPr>
        <w:pPrChange w:id="442" w:author="Nyamisi" w:date="2022-12-13T17:38:50Z">
          <w:pPr>
            <w:spacing w:line="360" w:lineRule="auto"/>
            <w:ind w:left="-15"/>
            <w:jc w:val="both"/>
          </w:pPr>
        </w:pPrChange>
      </w:pPr>
      <w:r>
        <w:rPr>
          <w:rFonts w:ascii="Times New Roman" w:hAnsi="Times New Roman" w:cs="Times New Roman"/>
          <w:sz w:val="24"/>
          <w:szCs w:val="24"/>
        </w:rPr>
        <w:t>2.2Sampling design</w:t>
      </w:r>
      <w:commentRangeEnd w:id="15"/>
      <w:r>
        <w:commentReference w:id="15"/>
      </w:r>
    </w:p>
    <w:p>
      <w:pPr>
        <w:spacing w:line="360" w:lineRule="auto"/>
        <w:ind w:left="-15"/>
        <w:jc w:val="both"/>
        <w:rPr>
          <w:rFonts w:ascii="Times New Roman" w:hAnsi="Times New Roman" w:cs="Times New Roman"/>
          <w:sz w:val="24"/>
          <w:szCs w:val="24"/>
        </w:rPr>
      </w:pPr>
      <w:r>
        <w:rPr>
          <w:rFonts w:ascii="Times New Roman" w:hAnsi="Times New Roman" w:cs="Times New Roman"/>
          <w:sz w:val="24"/>
          <w:szCs w:val="24"/>
        </w:rPr>
        <w:t xml:space="preserve">Sampling will be conducted at Kunduchi fish ponds. also samples will be collected from Three fish pond designed by give the name as pond A, B, C Analysis of bacteria such E. coli, Salmonella and vibrio cholera should performed in relation to physical chemical parameter of pond water Total bacterial load are compare between those three designed ponds </w:t>
      </w:r>
    </w:p>
    <w:p>
      <w:pPr>
        <w:pStyle w:val="3"/>
        <w:spacing w:line="360" w:lineRule="auto"/>
        <w:rPr>
          <w:rFonts w:cs="Times New Roman"/>
          <w:szCs w:val="24"/>
        </w:rPr>
      </w:pPr>
      <w:bookmarkStart w:id="29" w:name="_Toc121708799"/>
      <w:commentRangeStart w:id="16"/>
      <w:r>
        <w:rPr>
          <w:rFonts w:cs="Times New Roman"/>
          <w:szCs w:val="24"/>
        </w:rPr>
        <w:t xml:space="preserve">2.3 </w:t>
      </w:r>
      <w:del w:id="443" w:author="Nyamisi" w:date="2022-12-13T17:43:12Z">
        <w:r>
          <w:rPr>
            <w:rFonts w:hint="default" w:cs="Times New Roman"/>
            <w:szCs w:val="24"/>
            <w:lang w:val="en-US"/>
          </w:rPr>
          <w:delText xml:space="preserve">Sample </w:delText>
        </w:r>
      </w:del>
      <w:ins w:id="444" w:author="Nyamisi" w:date="2022-12-13T17:43:12Z">
        <w:r>
          <w:rPr>
            <w:rFonts w:hint="default" w:cs="Times New Roman"/>
            <w:szCs w:val="24"/>
            <w:lang w:val="en-GB"/>
          </w:rPr>
          <w:t>Data</w:t>
        </w:r>
      </w:ins>
      <w:ins w:id="445" w:author="Nyamisi" w:date="2022-12-13T17:43:15Z">
        <w:r>
          <w:rPr>
            <w:rFonts w:hint="default" w:cs="Times New Roman"/>
            <w:szCs w:val="24"/>
            <w:lang w:val="en-GB"/>
          </w:rPr>
          <w:t xml:space="preserve"> </w:t>
        </w:r>
      </w:ins>
      <w:r>
        <w:rPr>
          <w:rFonts w:cs="Times New Roman"/>
          <w:szCs w:val="24"/>
        </w:rPr>
        <w:t>collection</w:t>
      </w:r>
      <w:bookmarkEnd w:id="29"/>
      <w:commentRangeEnd w:id="16"/>
      <w:r>
        <w:commentReference w:id="16"/>
      </w:r>
    </w:p>
    <w:p>
      <w:pPr>
        <w:spacing w:line="360" w:lineRule="auto"/>
        <w:ind w:left="-15"/>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water samples will be collected from fish ponds A and B and C </w:t>
      </w:r>
      <w:commentRangeStart w:id="17"/>
      <w:r>
        <w:rPr>
          <w:rFonts w:ascii="Times New Roman" w:hAnsi="Times New Roman" w:eastAsia="Times New Roman" w:cs="Times New Roman"/>
          <w:color w:val="000000"/>
          <w:sz w:val="24"/>
          <w:szCs w:val="24"/>
        </w:rPr>
        <w:t xml:space="preserve">at the surface about a depth of 20cm </w:t>
      </w:r>
      <w:commentRangeEnd w:id="17"/>
      <w:r>
        <w:commentReference w:id="17"/>
      </w:r>
      <w:r>
        <w:rPr>
          <w:rFonts w:ascii="Times New Roman" w:hAnsi="Times New Roman" w:eastAsia="Times New Roman" w:cs="Times New Roman"/>
          <w:color w:val="000000"/>
          <w:sz w:val="24"/>
          <w:szCs w:val="24"/>
        </w:rPr>
        <w:t>using sterile bacteria bottles samples that has</w:t>
      </w:r>
      <w:r>
        <w:rPr>
          <w:rFonts w:ascii="Times New Roman" w:hAnsi="Times New Roman" w:cs="Times New Roman"/>
          <w:color w:val="000000"/>
          <w:sz w:val="24"/>
          <w:szCs w:val="24"/>
        </w:rPr>
        <w:t xml:space="preserve"> been sterilized to prevent bacterial contamination of the sample also </w:t>
      </w:r>
      <w:commentRangeStart w:id="18"/>
      <w:r>
        <w:rPr>
          <w:rFonts w:ascii="Times New Roman" w:hAnsi="Times New Roman" w:cs="Times New Roman"/>
          <w:color w:val="000000"/>
          <w:sz w:val="24"/>
          <w:szCs w:val="24"/>
        </w:rPr>
        <w:t>P</w:t>
      </w:r>
      <w:commentRangeEnd w:id="18"/>
      <w:r>
        <w:commentReference w:id="18"/>
      </w:r>
      <w:r>
        <w:rPr>
          <w:rFonts w:ascii="Times New Roman" w:hAnsi="Times New Roman" w:cs="Times New Roman"/>
          <w:color w:val="000000"/>
          <w:sz w:val="24"/>
          <w:szCs w:val="24"/>
        </w:rPr>
        <w:t xml:space="preserve">H, Temperature and Dissolved oxygen will be measured Bottles cape should be hold </w:t>
      </w:r>
      <w:r>
        <w:rPr>
          <w:rFonts w:ascii="Times New Roman" w:hAnsi="Times New Roman" w:eastAsia="Times New Roman" w:cs="Times New Roman"/>
          <w:color w:val="000000"/>
          <w:sz w:val="24"/>
          <w:szCs w:val="24"/>
        </w:rPr>
        <w:t xml:space="preserve">outside of the cap (if you touch the inside of the cap you could contaminate the sample with bacteria). </w:t>
      </w:r>
      <w:commentRangeStart w:id="19"/>
      <w:r>
        <w:rPr>
          <w:rFonts w:ascii="Times New Roman" w:hAnsi="Times New Roman" w:eastAsia="Times New Roman" w:cs="Times New Roman"/>
          <w:color w:val="000000"/>
          <w:sz w:val="24"/>
          <w:szCs w:val="24"/>
        </w:rPr>
        <w:t>Also 250 ml of water will collected from each pond but 100 ml of water sterilized by put in sterilized bottles then Screw the lid on tightly to prevent leakage. It is important that you do not touch or lay the lid down on the ground to prevent bacterial contamination on the inside of the bottle or cap.</w:t>
      </w:r>
      <w:r>
        <w:rPr>
          <w:rFonts w:ascii="Times New Roman" w:hAnsi="Times New Roman" w:cs="Times New Roman"/>
          <w:color w:val="000000"/>
          <w:sz w:val="24"/>
          <w:szCs w:val="24"/>
        </w:rPr>
        <w:t xml:space="preserve"> Hence samples placed </w:t>
      </w:r>
      <w:r>
        <w:rPr>
          <w:rFonts w:ascii="Times New Roman" w:hAnsi="Times New Roman" w:eastAsia="Times New Roman" w:cs="Times New Roman"/>
          <w:color w:val="000000"/>
          <w:sz w:val="24"/>
          <w:szCs w:val="24"/>
        </w:rPr>
        <w:t>to refrigerator in the laboratory approximately 24 hours -48 hours</w:t>
      </w:r>
      <w:commentRangeEnd w:id="19"/>
      <w:r>
        <w:commentReference w:id="19"/>
      </w:r>
      <w:r>
        <w:rPr>
          <w:rFonts w:ascii="Times New Roman" w:hAnsi="Times New Roman" w:eastAsia="Times New Roman" w:cs="Times New Roman"/>
          <w:color w:val="000000"/>
          <w:sz w:val="24"/>
          <w:szCs w:val="24"/>
        </w:rPr>
        <w:t xml:space="preserve">  </w:t>
      </w:r>
    </w:p>
    <w:p>
      <w:pPr>
        <w:spacing w:line="360" w:lineRule="auto"/>
        <w:ind w:left="-15"/>
        <w:jc w:val="both"/>
        <w:rPr>
          <w:del w:id="446" w:author="Nyamisi" w:date="2022-12-13T17:50:21Z"/>
          <w:rFonts w:ascii="Times New Roman" w:hAnsi="Times New Roman" w:cs="Times New Roman"/>
          <w:sz w:val="24"/>
          <w:szCs w:val="24"/>
        </w:rPr>
      </w:pPr>
    </w:p>
    <w:p>
      <w:pPr>
        <w:pStyle w:val="3"/>
        <w:spacing w:line="360" w:lineRule="auto"/>
        <w:rPr>
          <w:rFonts w:cs="Times New Roman"/>
          <w:szCs w:val="24"/>
        </w:rPr>
      </w:pPr>
      <w:bookmarkStart w:id="30" w:name="_Toc121708800"/>
      <w:commentRangeStart w:id="20"/>
      <w:r>
        <w:rPr>
          <w:rFonts w:cs="Times New Roman"/>
          <w:szCs w:val="24"/>
        </w:rPr>
        <w:t>2.</w:t>
      </w:r>
      <w:bookmarkEnd w:id="28"/>
      <w:r>
        <w:rPr>
          <w:rFonts w:cs="Times New Roman"/>
          <w:szCs w:val="24"/>
        </w:rPr>
        <w:t>4</w:t>
      </w:r>
      <w:r>
        <w:rPr>
          <w:rFonts w:cs="Times New Roman"/>
          <w:b/>
          <w:szCs w:val="24"/>
        </w:rPr>
        <w:t xml:space="preserve"> </w:t>
      </w:r>
      <w:r>
        <w:rPr>
          <w:rFonts w:cs="Times New Roman"/>
          <w:szCs w:val="24"/>
        </w:rPr>
        <w:t>Sub sampling of untested sample</w:t>
      </w:r>
      <w:bookmarkEnd w:id="30"/>
      <w:r>
        <w:rPr>
          <w:rFonts w:cs="Times New Roman"/>
          <w:szCs w:val="24"/>
        </w:rPr>
        <w:t xml:space="preserve"> </w:t>
      </w:r>
    </w:p>
    <w:p>
      <w:pPr>
        <w:spacing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This step will be performed before microbiological analysis also it involved the isolation of samples collected that stored in refrigerators at Laboratory for the purpose of test microbes present in collected water sample but the process involves recording of the code number as well as identifying the test parameters to be analyze such</w:t>
      </w:r>
      <w:r>
        <w:rPr>
          <w:rFonts w:ascii="Times New Roman" w:hAnsi="Times New Roman" w:eastAsia="Times New Roman" w:cs="Times New Roman"/>
          <w:i/>
          <w:color w:val="000000"/>
          <w:sz w:val="24"/>
          <w:szCs w:val="24"/>
        </w:rPr>
        <w:t xml:space="preserve"> Escherichia coli, salmonella sp, Vibrio cholera, Vibrio parahaemolyticus, Staphylococcus, </w:t>
      </w:r>
      <w:r>
        <w:rPr>
          <w:rFonts w:ascii="Times New Roman" w:hAnsi="Times New Roman" w:eastAsia="Times New Roman" w:cs="Times New Roman"/>
          <w:color w:val="000000"/>
          <w:sz w:val="24"/>
          <w:szCs w:val="24"/>
        </w:rPr>
        <w:t>Total Plate Counting(TPC), determination of coliform,</w:t>
      </w:r>
      <w:commentRangeEnd w:id="20"/>
      <w:r>
        <w:commentReference w:id="20"/>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commentRangeStart w:id="21"/>
      <w:r>
        <w:rPr>
          <w:rFonts w:ascii="Times New Roman" w:hAnsi="Times New Roman" w:cs="Times New Roman"/>
          <w:sz w:val="24"/>
          <w:szCs w:val="24"/>
        </w:rPr>
        <w:t xml:space="preserve">2.5 Microbiological analysis </w:t>
      </w:r>
      <w:del w:id="447" w:author="Nyamisi" w:date="2022-12-13T18:05:56Z">
        <w:r>
          <w:rPr>
            <w:rFonts w:ascii="Times New Roman" w:hAnsi="Times New Roman" w:cs="Times New Roman"/>
            <w:sz w:val="24"/>
            <w:szCs w:val="24"/>
          </w:rPr>
          <w:delText>and Data collection</w:delText>
        </w:r>
      </w:del>
    </w:p>
    <w:p>
      <w:pPr>
        <w:spacing w:line="360" w:lineRule="auto"/>
        <w:jc w:val="both"/>
        <w:rPr>
          <w:rFonts w:ascii="Times New Roman" w:hAnsi="Times New Roman" w:cs="Times New Roman"/>
          <w:b/>
          <w:bCs/>
          <w:color w:val="505050"/>
          <w:sz w:val="24"/>
          <w:szCs w:val="24"/>
        </w:rPr>
      </w:pPr>
      <w:r>
        <w:rPr>
          <w:rFonts w:ascii="Times New Roman" w:hAnsi="Times New Roman" w:cs="Times New Roman"/>
          <w:sz w:val="24"/>
          <w:szCs w:val="24"/>
        </w:rPr>
        <w:t xml:space="preserve">Microbiological analysis will be performed by test presence of pathogenic microbes Such Coliform, Total coliform E. coli, Salmonella species, Vibrio cholera as well as Total plate count through different methods    </w:t>
      </w:r>
    </w:p>
    <w:p>
      <w:pPr>
        <w:spacing w:line="360" w:lineRule="auto"/>
        <w:jc w:val="both"/>
        <w:rPr>
          <w:rFonts w:ascii="Times New Roman" w:hAnsi="Times New Roman" w:cs="Times New Roman"/>
          <w:color w:val="2E2E2E"/>
          <w:sz w:val="24"/>
          <w:szCs w:val="24"/>
        </w:rPr>
      </w:pPr>
      <w:r>
        <w:rPr>
          <w:rFonts w:ascii="Times New Roman" w:hAnsi="Times New Roman" w:cs="Times New Roman"/>
          <w:color w:val="2E2E2E"/>
          <w:sz w:val="24"/>
          <w:szCs w:val="24"/>
        </w:rPr>
        <w:t xml:space="preserve">The multiple tube fermentation method   in </w:t>
      </w:r>
      <w:bookmarkStart w:id="31" w:name="bbib8"/>
      <w:r>
        <w:rPr>
          <w:rFonts w:ascii="Times New Roman" w:hAnsi="Times New Roman" w:cs="Times New Roman"/>
          <w:color w:val="2E2E2E"/>
          <w:sz w:val="24"/>
          <w:szCs w:val="24"/>
        </w:rPr>
        <w:t xml:space="preserve">which Aliquots of the positive tubes of brilliant green broth were collected and streaked onto MacConkey (MC) agar for </w:t>
      </w:r>
      <w:r>
        <w:rPr>
          <w:rFonts w:ascii="Times New Roman" w:hAnsi="Times New Roman" w:cs="Times New Roman"/>
          <w:i/>
          <w:iCs/>
          <w:color w:val="2E2E2E"/>
          <w:sz w:val="24"/>
          <w:szCs w:val="24"/>
        </w:rPr>
        <w:t>E. coli</w:t>
      </w:r>
      <w:r>
        <w:rPr>
          <w:rFonts w:ascii="Times New Roman" w:hAnsi="Times New Roman" w:cs="Times New Roman"/>
          <w:color w:val="2E2E2E"/>
          <w:sz w:val="24"/>
          <w:szCs w:val="24"/>
        </w:rPr>
        <w:t xml:space="preserve"> confirmation tests (Nikaeen et al 2010) Colonies with various </w:t>
      </w:r>
      <w:r>
        <w:rPr>
          <w:rFonts w:ascii="Times New Roman" w:hAnsi="Times New Roman" w:cs="Times New Roman"/>
          <w:sz w:val="24"/>
          <w:szCs w:val="24"/>
        </w:rPr>
        <w:t>will collected and transferred into tubes containing tryptic soy</w:t>
      </w:r>
      <w:r>
        <w:rPr>
          <w:rFonts w:ascii="Times New Roman" w:hAnsi="Times New Roman" w:cs="Times New Roman"/>
          <w:color w:val="2E2E2E"/>
          <w:sz w:val="24"/>
          <w:szCs w:val="24"/>
        </w:rPr>
        <w:t xml:space="preserve"> agar (TSA) and incubated at 37 °C for 24 to 48 h </w:t>
      </w:r>
      <w:r>
        <w:rPr>
          <w:rFonts w:ascii="Times New Roman" w:hAnsi="Times New Roman" w:cs="Times New Roman"/>
          <w:sz w:val="24"/>
          <w:szCs w:val="24"/>
        </w:rPr>
        <w:t xml:space="preserve">and stored in refrigerator at 4 °C for further analyses. </w:t>
      </w:r>
      <w:r>
        <w:rPr>
          <w:rFonts w:ascii="Times New Roman" w:hAnsi="Times New Roman" w:cs="Times New Roman"/>
          <w:color w:val="2E2E2E"/>
          <w:sz w:val="24"/>
          <w:szCs w:val="24"/>
        </w:rPr>
        <w:t xml:space="preserve"> identification. Also The most probable number(MPN) of total coliform counts was calculate using the Hoskins table  </w:t>
      </w:r>
    </w:p>
    <w:p>
      <w:pPr>
        <w:spacing w:after="0"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Membrane Filtration method</w:t>
      </w:r>
      <w:bookmarkEnd w:id="31"/>
      <w:r>
        <w:rPr>
          <w:rFonts w:ascii="Times New Roman" w:hAnsi="Times New Roman" w:cs="Times New Roman"/>
          <w:color w:val="222222"/>
          <w:sz w:val="24"/>
          <w:szCs w:val="24"/>
          <w:shd w:val="clear" w:color="auto" w:fill="FFFFFF"/>
        </w:rPr>
        <w:t xml:space="preserve"> </w:t>
      </w:r>
    </w:p>
    <w:p>
      <w:pPr>
        <w:spacing w:after="0"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 The method will used for Salmonella and </w:t>
      </w:r>
      <w:r>
        <w:rPr>
          <w:rStyle w:val="31"/>
          <w:rFonts w:ascii="Times New Roman" w:hAnsi="Times New Roman" w:cs="Times New Roman"/>
          <w:i/>
          <w:iCs/>
          <w:color w:val="222222"/>
          <w:sz w:val="24"/>
          <w:szCs w:val="24"/>
          <w:shd w:val="clear" w:color="auto" w:fill="FFFFFF"/>
        </w:rPr>
        <w:t>Shigella</w:t>
      </w:r>
      <w:r>
        <w:rPr>
          <w:rFonts w:ascii="Times New Roman" w:hAnsi="Times New Roman" w:cs="Times New Roman"/>
          <w:color w:val="222222"/>
          <w:sz w:val="24"/>
          <w:szCs w:val="24"/>
          <w:shd w:val="clear" w:color="auto" w:fill="FFFFFF"/>
        </w:rPr>
        <w:t xml:space="preserve"> identification also 1 liter of water samples will filtered through 0.45 µm cellulose acetate membrane filter (Kadykalo et al 2020) and the filter will dipped in sterile 90 mL buffered peptone water and incubated at 37 °C for 16- 20 hours. For of the coming steps of identification hence identification will be performed by colony appearances and biochemical test </w:t>
      </w:r>
    </w:p>
    <w:p>
      <w:pPr>
        <w:spacing w:after="0" w:line="360" w:lineRule="auto"/>
        <w:jc w:val="both"/>
        <w:rPr>
          <w:rFonts w:ascii="Times New Roman" w:hAnsi="Times New Roman" w:cs="Times New Roman"/>
          <w:color w:val="222222"/>
          <w:sz w:val="24"/>
          <w:szCs w:val="24"/>
          <w:shd w:val="clear" w:color="auto" w:fill="FFFFFF"/>
        </w:rPr>
      </w:pPr>
    </w:p>
    <w:p>
      <w:pPr>
        <w:spacing w:after="0"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Total plate count (TPC)</w:t>
      </w:r>
    </w:p>
    <w:p>
      <w:pPr>
        <w:spacing w:after="0"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Method will be performed by place 1ml of water sample into sterilized petri dish followed by addition of 10-15ml of sterilized nutrient agar medium to petri dish at 34 to 45</w:t>
      </w:r>
      <w:r>
        <w:rPr>
          <w:rFonts w:ascii="Times New Roman" w:hAnsi="Times New Roman" w:cs="Times New Roman"/>
          <w:color w:val="222222"/>
          <w:sz w:val="24"/>
          <w:szCs w:val="24"/>
          <w:shd w:val="clear" w:color="auto" w:fill="FFFFFF"/>
          <w:vertAlign w:val="superscript"/>
        </w:rPr>
        <w:t>0</w:t>
      </w:r>
      <w:r>
        <w:rPr>
          <w:rFonts w:ascii="Times New Roman" w:hAnsi="Times New Roman" w:cs="Times New Roman"/>
          <w:color w:val="222222"/>
          <w:sz w:val="24"/>
          <w:szCs w:val="24"/>
          <w:shd w:val="clear" w:color="auto" w:fill="FFFFFF"/>
        </w:rPr>
        <w:t>C (Yin et al 2020) both medium and sample should be shaken thoroughly and finally petri dish incubated at 37</w:t>
      </w:r>
      <w:r>
        <w:rPr>
          <w:rFonts w:ascii="Times New Roman" w:hAnsi="Times New Roman" w:cs="Times New Roman"/>
          <w:color w:val="222222"/>
          <w:sz w:val="24"/>
          <w:szCs w:val="24"/>
          <w:shd w:val="clear" w:color="auto" w:fill="FFFFFF"/>
          <w:vertAlign w:val="superscript"/>
        </w:rPr>
        <w:t>0</w:t>
      </w:r>
      <w:r>
        <w:rPr>
          <w:rFonts w:ascii="Times New Roman" w:hAnsi="Times New Roman" w:cs="Times New Roman"/>
          <w:color w:val="222222"/>
          <w:sz w:val="24"/>
          <w:szCs w:val="24"/>
          <w:shd w:val="clear" w:color="auto" w:fill="FFFFFF"/>
        </w:rPr>
        <w:t xml:space="preserve">C for 24 hours also viable cell formed in plate will used to identify specific bacteria present in water sample </w:t>
      </w:r>
    </w:p>
    <w:p>
      <w:pPr>
        <w:spacing w:after="0" w:line="360" w:lineRule="auto"/>
        <w:jc w:val="both"/>
        <w:rPr>
          <w:rFonts w:ascii="Times New Roman" w:hAnsi="Times New Roman" w:cs="Times New Roman"/>
          <w:color w:val="222222"/>
          <w:sz w:val="24"/>
          <w:szCs w:val="24"/>
          <w:shd w:val="clear" w:color="auto" w:fill="FFFFFF"/>
        </w:rPr>
      </w:pPr>
    </w:p>
    <w:p>
      <w:pPr>
        <w:spacing w:after="0" w:line="360" w:lineRule="auto"/>
        <w:jc w:val="both"/>
        <w:rPr>
          <w:rFonts w:ascii="Times New Roman" w:hAnsi="Times New Roman" w:cs="Times New Roman"/>
          <w:color w:val="222222"/>
          <w:sz w:val="24"/>
          <w:szCs w:val="24"/>
          <w:shd w:val="clear" w:color="auto" w:fill="FFFFFF"/>
        </w:rPr>
      </w:pPr>
      <w:commentRangeStart w:id="22"/>
      <w:r>
        <w:rPr>
          <w:rFonts w:ascii="Times New Roman" w:hAnsi="Times New Roman" w:cs="Times New Roman"/>
          <w:color w:val="222222"/>
          <w:sz w:val="24"/>
          <w:szCs w:val="24"/>
          <w:shd w:val="clear" w:color="auto" w:fill="FFFFFF"/>
        </w:rPr>
        <w:t xml:space="preserve">On other side Physicochemical parameter such Temperature, PH and Dissolved oxygen of ponds will be measured to compare its relationship with microbial growth in such way that Dissolved will be measured using Winkler method under specific reagent (Helm et al 2012) such sodium thiosulphate, concentrated sulphuric acid, manganese sulphate, PH measured using PH-meter but Temperature measured using DO - meter </w:t>
      </w:r>
      <w:commentRangeEnd w:id="21"/>
      <w:r>
        <w:commentReference w:id="21"/>
      </w:r>
    </w:p>
    <w:p>
      <w:pPr>
        <w:spacing w:after="0" w:line="360" w:lineRule="auto"/>
        <w:jc w:val="both"/>
        <w:rPr>
          <w:del w:id="448" w:author="Nyamisi" w:date="2022-12-13T18:07:13Z"/>
          <w:rFonts w:ascii="Times New Roman" w:hAnsi="Times New Roman" w:eastAsia="Times New Roman" w:cs="Times New Roman"/>
          <w:color w:val="2E2E2E"/>
          <w:sz w:val="24"/>
          <w:szCs w:val="24"/>
        </w:rPr>
      </w:pPr>
    </w:p>
    <w:p>
      <w:pPr>
        <w:spacing w:after="0" w:line="360" w:lineRule="auto"/>
        <w:jc w:val="both"/>
        <w:rPr>
          <w:del w:id="449" w:author="Nyamisi" w:date="2022-12-13T18:07:12Z"/>
          <w:rFonts w:ascii="Times New Roman" w:hAnsi="Times New Roman" w:eastAsia="Times New Roman" w:cs="Times New Roman"/>
          <w:color w:val="2E2E2E"/>
          <w:sz w:val="24"/>
          <w:szCs w:val="24"/>
        </w:rPr>
      </w:pPr>
    </w:p>
    <w:p>
      <w:pPr>
        <w:spacing w:after="0" w:line="360" w:lineRule="auto"/>
        <w:jc w:val="both"/>
        <w:rPr>
          <w:del w:id="450" w:author="Nyamisi" w:date="2022-12-13T18:07:12Z"/>
          <w:rFonts w:ascii="Times New Roman" w:hAnsi="Times New Roman" w:eastAsia="Times New Roman" w:cs="Times New Roman"/>
          <w:color w:val="2E2E2E"/>
          <w:sz w:val="24"/>
          <w:szCs w:val="24"/>
        </w:rPr>
      </w:pPr>
    </w:p>
    <w:p>
      <w:pPr>
        <w:spacing w:after="0" w:line="360" w:lineRule="auto"/>
        <w:jc w:val="both"/>
        <w:rPr>
          <w:del w:id="451" w:author="Nyamisi" w:date="2022-12-13T18:07:11Z"/>
          <w:rFonts w:ascii="Times New Roman" w:hAnsi="Times New Roman" w:eastAsia="Times New Roman" w:cs="Times New Roman"/>
          <w:color w:val="2E2E2E"/>
          <w:sz w:val="24"/>
          <w:szCs w:val="24"/>
        </w:rPr>
      </w:pPr>
    </w:p>
    <w:p>
      <w:pPr>
        <w:pStyle w:val="3"/>
        <w:spacing w:line="360" w:lineRule="auto"/>
        <w:rPr>
          <w:rFonts w:cs="Times New Roman"/>
          <w:szCs w:val="24"/>
        </w:rPr>
      </w:pPr>
      <w:bookmarkStart w:id="32" w:name="_Toc121708801"/>
      <w:r>
        <w:rPr>
          <w:rFonts w:cs="Times New Roman"/>
          <w:szCs w:val="24"/>
        </w:rPr>
        <w:t>2.6 Data analysis</w:t>
      </w:r>
      <w:commentRangeEnd w:id="22"/>
      <w:bookmarkEnd w:id="32"/>
      <w:r>
        <w:commentReference w:id="22"/>
      </w:r>
    </w:p>
    <w:p>
      <w:pPr>
        <w:spacing w:after="0" w:line="360" w:lineRule="auto"/>
        <w:jc w:val="both"/>
        <w:rPr>
          <w:ins w:id="452" w:author="Nyamisi" w:date="2022-12-13T18:27:14Z"/>
          <w:rFonts w:ascii="Times New Roman" w:hAnsi="Times New Roman" w:eastAsia="Tahoma" w:cs="Times New Roman"/>
          <w:color w:val="000000" w:themeColor="text1"/>
          <w:kern w:val="24"/>
          <w:sz w:val="24"/>
          <w:szCs w:val="24"/>
          <w14:textFill>
            <w14:solidFill>
              <w14:schemeClr w14:val="tx1"/>
            </w14:solidFill>
          </w14:textFill>
        </w:rPr>
      </w:pPr>
      <w:r>
        <w:rPr>
          <w:rFonts w:ascii="Times New Roman" w:hAnsi="Times New Roman" w:eastAsia="Calibri" w:cs="Times New Roman"/>
          <w:color w:val="181717"/>
          <w:sz w:val="24"/>
          <w:szCs w:val="24"/>
        </w:rPr>
        <w:t xml:space="preserve"> </w:t>
      </w:r>
      <w:r>
        <w:rPr>
          <w:rFonts w:ascii="Times New Roman" w:hAnsi="Times New Roman" w:cs="Times New Roman"/>
          <w:sz w:val="24"/>
          <w:szCs w:val="24"/>
        </w:rPr>
        <w:t xml:space="preserve">Data will be tested under parametric test for assumption of normality, homogeneity of variance by using one-way </w:t>
      </w:r>
      <w:r>
        <w:rPr>
          <w:rFonts w:ascii="Times New Roman" w:hAnsi="Times New Roman" w:cs="Times New Roman" w:eastAsiaTheme="minorHAnsi"/>
          <w:color w:val="000000"/>
          <w:sz w:val="24"/>
          <w:szCs w:val="24"/>
        </w:rPr>
        <w:t xml:space="preserve">ANOVA, two sample t test </w:t>
      </w:r>
      <w:r>
        <w:rPr>
          <w:rFonts w:ascii="Times New Roman" w:hAnsi="Times New Roman" w:eastAsia="Tahoma" w:cs="Times New Roman"/>
          <w:color w:val="000000" w:themeColor="text1"/>
          <w:kern w:val="24"/>
          <w:sz w:val="24"/>
          <w:szCs w:val="24"/>
          <w14:textFill>
            <w14:solidFill>
              <w14:schemeClr w14:val="tx1"/>
            </w14:solidFill>
          </w14:textFill>
        </w:rPr>
        <w:t>at a significance level of 0.05 to compare bacterial load from three ponds but if collect data will not conform to parametric-conditions non parametric test Kruskal Wallis,</w:t>
      </w:r>
      <w:r>
        <w:rPr>
          <w:rFonts w:ascii="Times New Roman" w:hAnsi="Times New Roman" w:cs="Times New Roman"/>
          <w:color w:val="202124"/>
          <w:sz w:val="24"/>
          <w:szCs w:val="24"/>
          <w:shd w:val="clear" w:color="auto" w:fill="FFFFFF"/>
        </w:rPr>
        <w:t xml:space="preserve"> Mann Whitney</w:t>
      </w:r>
      <w:r>
        <w:rPr>
          <w:rFonts w:ascii="Times New Roman" w:hAnsi="Times New Roman" w:eastAsia="Tahoma" w:cs="Times New Roman"/>
          <w:color w:val="000000" w:themeColor="text1"/>
          <w:kern w:val="24"/>
          <w:sz w:val="24"/>
          <w:szCs w:val="24"/>
          <w14:textFill>
            <w14:solidFill>
              <w14:schemeClr w14:val="tx1"/>
            </w14:solidFill>
          </w14:textFill>
        </w:rPr>
        <w:t xml:space="preserve"> will be applied.</w:t>
      </w:r>
      <w:r>
        <w:rPr>
          <w:rFonts w:ascii="Times New Roman" w:hAnsi="Times New Roman" w:cs="Times New Roman"/>
          <w:sz w:val="24"/>
          <w:szCs w:val="24"/>
        </w:rPr>
        <w:t xml:space="preserve"> if the P value is &lt; 0.05 The test is not significant different between the variables compared</w:t>
      </w:r>
      <w:r>
        <w:rPr>
          <w:rFonts w:ascii="Times New Roman" w:hAnsi="Times New Roman" w:eastAsia="Tahoma" w:cs="Times New Roman"/>
          <w:color w:val="000000" w:themeColor="text1"/>
          <w:kern w:val="24"/>
          <w:sz w:val="24"/>
          <w:szCs w:val="24"/>
          <w14:textFill>
            <w14:solidFill>
              <w14:schemeClr w14:val="tx1"/>
            </w14:solidFill>
          </w14:textFill>
        </w:rPr>
        <w:t xml:space="preserve"> while </w:t>
      </w:r>
      <w:r>
        <w:rPr>
          <w:rFonts w:ascii="Times New Roman" w:hAnsi="Times New Roman" w:cs="Times New Roman"/>
          <w:sz w:val="24"/>
          <w:szCs w:val="24"/>
        </w:rPr>
        <w:t>if p value is &gt;0.05 then there is a significant different between the variables compared</w:t>
      </w:r>
      <w:r>
        <w:rPr>
          <w:rFonts w:ascii="Times New Roman" w:hAnsi="Times New Roman" w:eastAsia="Tahoma" w:cs="Times New Roman"/>
          <w:color w:val="000000" w:themeColor="text1"/>
          <w:kern w:val="24"/>
          <w:sz w:val="24"/>
          <w:szCs w:val="24"/>
          <w14:textFill>
            <w14:solidFill>
              <w14:schemeClr w14:val="tx1"/>
            </w14:solidFill>
          </w14:textFill>
        </w:rPr>
        <w:t xml:space="preserve"> All statistical analysis will be performed by using the computer software SPSS (Version 21.0). </w:t>
      </w:r>
    </w:p>
    <w:p>
      <w:pPr>
        <w:spacing w:after="0" w:line="360" w:lineRule="auto"/>
        <w:jc w:val="both"/>
        <w:rPr>
          <w:rFonts w:ascii="Times New Roman" w:hAnsi="Times New Roman" w:eastAsia="Tahoma" w:cs="Times New Roman"/>
          <w:color w:val="000000" w:themeColor="text1"/>
          <w:kern w:val="24"/>
          <w:sz w:val="24"/>
          <w:szCs w:val="24"/>
          <w14:textFill>
            <w14:solidFill>
              <w14:schemeClr w14:val="tx1"/>
            </w14:solidFill>
          </w14:textFill>
        </w:rPr>
      </w:pPr>
    </w:p>
    <w:p>
      <w:pPr>
        <w:spacing w:after="333" w:line="360" w:lineRule="auto"/>
        <w:ind w:right="53"/>
        <w:jc w:val="both"/>
        <w:rPr>
          <w:del w:id="453" w:author="Nyamisi" w:date="2022-12-13T18:27:06Z"/>
          <w:rFonts w:ascii="Times New Roman" w:hAnsi="Times New Roman" w:eastAsia="Tahoma" w:cs="Times New Roman"/>
          <w:color w:val="000000" w:themeColor="text1"/>
          <w:kern w:val="24"/>
          <w:sz w:val="24"/>
          <w:szCs w:val="24"/>
          <w14:textFill>
            <w14:solidFill>
              <w14:schemeClr w14:val="tx1"/>
            </w14:solidFill>
          </w14:textFill>
        </w:rPr>
      </w:pPr>
    </w:p>
    <w:p>
      <w:pPr>
        <w:spacing w:after="333" w:line="360" w:lineRule="auto"/>
        <w:ind w:right="53"/>
        <w:jc w:val="both"/>
        <w:rPr>
          <w:del w:id="454" w:author="Nyamisi" w:date="2022-12-13T18:27:03Z"/>
          <w:rFonts w:ascii="Times New Roman" w:hAnsi="Times New Roman" w:eastAsia="Calibri" w:cs="Times New Roman"/>
          <w:color w:val="181717"/>
          <w:sz w:val="24"/>
          <w:szCs w:val="24"/>
        </w:rPr>
      </w:pPr>
    </w:p>
    <w:p>
      <w:pPr>
        <w:spacing w:line="360" w:lineRule="auto"/>
        <w:jc w:val="both"/>
        <w:rPr>
          <w:rFonts w:ascii="Times New Roman" w:hAnsi="Times New Roman" w:cs="Times New Roman"/>
          <w:sz w:val="24"/>
          <w:szCs w:val="24"/>
        </w:rPr>
      </w:pPr>
      <w:bookmarkStart w:id="33" w:name="_Toc121708802"/>
      <w:bookmarkStart w:id="34" w:name="_Toc94492884"/>
      <w:r>
        <w:rPr>
          <w:rFonts w:ascii="Times New Roman" w:hAnsi="Times New Roman" w:cs="Times New Roman"/>
          <w:sz w:val="24"/>
          <w:szCs w:val="24"/>
        </w:rPr>
        <w:t xml:space="preserve">3.0 </w:t>
      </w:r>
      <w:commentRangeStart w:id="23"/>
      <w:r>
        <w:rPr>
          <w:rFonts w:ascii="Times New Roman" w:hAnsi="Times New Roman" w:cs="Times New Roman"/>
          <w:sz w:val="24"/>
          <w:szCs w:val="24"/>
        </w:rPr>
        <w:t>OTHER IMPORTANT INFORMATION</w:t>
      </w:r>
      <w:commentRangeEnd w:id="23"/>
      <w:bookmarkEnd w:id="33"/>
      <w:r>
        <w:commentReference w:id="23"/>
      </w:r>
    </w:p>
    <w:p>
      <w:pPr>
        <w:pStyle w:val="3"/>
        <w:spacing w:line="360" w:lineRule="auto"/>
        <w:rPr>
          <w:rFonts w:cs="Times New Roman"/>
          <w:szCs w:val="24"/>
        </w:rPr>
      </w:pPr>
      <w:bookmarkStart w:id="35" w:name="_Toc121708803"/>
      <w:r>
        <w:rPr>
          <w:rFonts w:cs="Times New Roman"/>
          <w:szCs w:val="24"/>
        </w:rPr>
        <w:t>3.1 Work plan</w:t>
      </w:r>
      <w:bookmarkEnd w:id="34"/>
      <w:bookmarkEnd w:id="35"/>
    </w:p>
    <w:p>
      <w:pPr>
        <w:spacing w:line="360" w:lineRule="auto"/>
        <w:jc w:val="both"/>
        <w:rPr>
          <w:rFonts w:ascii="Times New Roman" w:hAnsi="Times New Roman" w:cs="Times New Roman" w:eastAsiaTheme="minorHAnsi"/>
          <w:color w:val="000000"/>
          <w:sz w:val="24"/>
          <w:szCs w:val="24"/>
        </w:rPr>
      </w:pPr>
      <w:r>
        <w:rPr>
          <w:rFonts w:ascii="Times New Roman" w:hAnsi="Times New Roman" w:cs="Times New Roman" w:eastAsiaTheme="minorHAnsi"/>
          <w:color w:val="000000"/>
          <w:sz w:val="24"/>
          <w:szCs w:val="24"/>
        </w:rPr>
        <w:t xml:space="preserve">Based on research project  activities that will be performed planed in </w:t>
      </w:r>
      <w:commentRangeStart w:id="24"/>
      <w:r>
        <w:rPr>
          <w:rFonts w:ascii="Times New Roman" w:hAnsi="Times New Roman" w:cs="Times New Roman" w:eastAsiaTheme="minorHAnsi"/>
          <w:color w:val="000000"/>
          <w:sz w:val="24"/>
          <w:szCs w:val="24"/>
        </w:rPr>
        <w:t>table (</w:t>
      </w:r>
      <w:r>
        <w:rPr>
          <w:rFonts w:ascii="Times New Roman" w:hAnsi="Times New Roman" w:cs="Times New Roman" w:eastAsiaTheme="minorHAnsi"/>
          <w:color w:val="000000"/>
          <w:sz w:val="24"/>
          <w:szCs w:val="24"/>
        </w:rPr>
        <w:fldChar w:fldCharType="begin"/>
      </w:r>
      <w:r>
        <w:rPr>
          <w:rFonts w:ascii="Times New Roman" w:hAnsi="Times New Roman" w:cs="Times New Roman" w:eastAsiaTheme="minorHAnsi"/>
          <w:color w:val="000000"/>
          <w:sz w:val="24"/>
          <w:szCs w:val="24"/>
        </w:rPr>
        <w:instrText xml:space="preserve"> REF _Ref94493231 \h  \* MERGEFORMAT </w:instrText>
      </w:r>
      <w:r>
        <w:rPr>
          <w:rFonts w:ascii="Times New Roman" w:hAnsi="Times New Roman" w:cs="Times New Roman" w:eastAsiaTheme="minorHAnsi"/>
          <w:color w:val="000000"/>
          <w:sz w:val="24"/>
          <w:szCs w:val="24"/>
        </w:rPr>
        <w:fldChar w:fldCharType="separate"/>
      </w:r>
      <w:r>
        <w:rPr>
          <w:rFonts w:ascii="Times New Roman" w:hAnsi="Times New Roman" w:cs="Times New Roman" w:eastAsiaTheme="minorHAnsi"/>
          <w:color w:val="000000"/>
          <w:sz w:val="24"/>
          <w:szCs w:val="24"/>
        </w:rPr>
        <w:t>Figure 1</w:t>
      </w:r>
      <w:r>
        <w:rPr>
          <w:rFonts w:ascii="Times New Roman" w:hAnsi="Times New Roman" w:cs="Times New Roman" w:eastAsiaTheme="minorHAnsi"/>
          <w:color w:val="000000"/>
          <w:sz w:val="24"/>
          <w:szCs w:val="24"/>
        </w:rPr>
        <w:fldChar w:fldCharType="end"/>
      </w:r>
      <w:r>
        <w:rPr>
          <w:rFonts w:ascii="Times New Roman" w:hAnsi="Times New Roman" w:cs="Times New Roman" w:eastAsiaTheme="minorHAnsi"/>
          <w:color w:val="000000"/>
          <w:sz w:val="24"/>
          <w:szCs w:val="24"/>
        </w:rPr>
        <w:t>):</w:t>
      </w:r>
      <w:commentRangeEnd w:id="24"/>
      <w:r>
        <w:commentReference w:id="24"/>
      </w:r>
      <w:r>
        <w:rPr>
          <w:rFonts w:ascii="Times New Roman" w:hAnsi="Times New Roman" w:cs="Times New Roman" w:eastAsiaTheme="minorHAnsi"/>
          <w:color w:val="000000"/>
          <w:sz w:val="24"/>
          <w:szCs w:val="24"/>
        </w:rPr>
        <w:t xml:space="preserve"> below to show specific time in which whole research activities will be conducted from starting point up to end of project </w:t>
      </w:r>
    </w:p>
    <w:p>
      <w:pPr>
        <w:spacing w:line="360" w:lineRule="auto"/>
        <w:jc w:val="both"/>
        <w:rPr>
          <w:rFonts w:ascii="Times New Roman" w:hAnsi="Times New Roman" w:cs="Times New Roman" w:eastAsiaTheme="minorHAnsi"/>
          <w:color w:val="000000"/>
          <w:sz w:val="24"/>
          <w:szCs w:val="24"/>
        </w:rPr>
      </w:pPr>
    </w:p>
    <w:tbl>
      <w:tblPr>
        <w:tblStyle w:val="7"/>
        <w:tblW w:w="7594" w:type="dxa"/>
        <w:tblInd w:w="875" w:type="dxa"/>
        <w:tblLayout w:type="autofit"/>
        <w:tblCellMar>
          <w:top w:w="0" w:type="dxa"/>
          <w:left w:w="108" w:type="dxa"/>
          <w:bottom w:w="0" w:type="dxa"/>
          <w:right w:w="108" w:type="dxa"/>
        </w:tblCellMar>
      </w:tblPr>
      <w:tblGrid>
        <w:gridCol w:w="1536"/>
        <w:gridCol w:w="1243"/>
        <w:gridCol w:w="1203"/>
        <w:gridCol w:w="963"/>
        <w:gridCol w:w="1083"/>
        <w:gridCol w:w="843"/>
        <w:gridCol w:w="723"/>
      </w:tblGrid>
      <w:tr>
        <w:tblPrEx>
          <w:tblCellMar>
            <w:top w:w="0" w:type="dxa"/>
            <w:left w:w="108" w:type="dxa"/>
            <w:bottom w:w="0" w:type="dxa"/>
            <w:right w:w="108" w:type="dxa"/>
          </w:tblCellMar>
        </w:tblPrEx>
        <w:trPr>
          <w:trHeight w:val="645" w:hRule="atLeast"/>
        </w:trPr>
        <w:tc>
          <w:tcPr>
            <w:tcW w:w="1536" w:type="dxa"/>
            <w:tcBorders>
              <w:top w:val="single" w:color="auto" w:sz="8" w:space="0"/>
              <w:left w:val="single" w:color="auto" w:sz="8" w:space="0"/>
              <w:bottom w:val="single" w:color="auto" w:sz="8" w:space="0"/>
              <w:right w:val="single" w:color="auto" w:sz="8" w:space="0"/>
            </w:tcBorders>
            <w:shd w:val="clear" w:color="auto" w:fill="auto"/>
            <w:vAlign w:val="center"/>
          </w:tcPr>
          <w:p>
            <w:pP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ACTIVITIES</w:t>
            </w:r>
          </w:p>
        </w:tc>
        <w:tc>
          <w:tcPr>
            <w:tcW w:w="1243" w:type="dxa"/>
            <w:tcBorders>
              <w:top w:val="single" w:color="auto" w:sz="8" w:space="0"/>
              <w:left w:val="nil"/>
              <w:bottom w:val="single" w:color="auto" w:sz="8" w:space="0"/>
              <w:right w:val="single" w:color="auto" w:sz="8" w:space="0"/>
            </w:tcBorders>
            <w:shd w:val="clear" w:color="auto" w:fill="auto"/>
            <w:vAlign w:val="center"/>
          </w:tcPr>
          <w:p>
            <w:pPr>
              <w:spacing w:after="0" w:line="360" w:lineRule="auto"/>
              <w:jc w:val="both"/>
              <w:rPr>
                <w:rFonts w:ascii="Times New Roman" w:hAnsi="Times New Roman" w:eastAsia="Times New Roman" w:cs="Times New Roman"/>
                <w:color w:val="000000"/>
                <w:sz w:val="24"/>
                <w:szCs w:val="24"/>
              </w:rPr>
            </w:pPr>
            <w:commentRangeStart w:id="25"/>
            <w:r>
              <w:rPr>
                <w:rFonts w:ascii="Times New Roman" w:hAnsi="Times New Roman" w:eastAsia="Times New Roman" w:cs="Times New Roman"/>
                <w:color w:val="000000"/>
                <w:sz w:val="24"/>
                <w:szCs w:val="24"/>
              </w:rPr>
              <w:t>September</w:t>
            </w:r>
          </w:p>
        </w:tc>
        <w:tc>
          <w:tcPr>
            <w:tcW w:w="1203" w:type="dxa"/>
            <w:tcBorders>
              <w:top w:val="single" w:color="auto" w:sz="8" w:space="0"/>
              <w:left w:val="nil"/>
              <w:bottom w:val="single" w:color="auto" w:sz="8" w:space="0"/>
              <w:right w:val="single" w:color="auto" w:sz="8" w:space="0"/>
            </w:tcBorders>
            <w:shd w:val="clear" w:color="auto" w:fill="auto"/>
            <w:vAlign w:val="center"/>
          </w:tcPr>
          <w:p>
            <w:pP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December</w:t>
            </w:r>
          </w:p>
        </w:tc>
        <w:tc>
          <w:tcPr>
            <w:tcW w:w="963" w:type="dxa"/>
            <w:tcBorders>
              <w:top w:val="single" w:color="auto" w:sz="8" w:space="0"/>
              <w:left w:val="nil"/>
              <w:bottom w:val="single" w:color="auto" w:sz="8" w:space="0"/>
              <w:right w:val="single" w:color="auto" w:sz="8" w:space="0"/>
            </w:tcBorders>
            <w:shd w:val="clear" w:color="auto" w:fill="auto"/>
            <w:vAlign w:val="center"/>
          </w:tcPr>
          <w:p>
            <w:pP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January</w:t>
            </w:r>
          </w:p>
        </w:tc>
        <w:tc>
          <w:tcPr>
            <w:tcW w:w="1083" w:type="dxa"/>
            <w:tcBorders>
              <w:top w:val="single" w:color="auto" w:sz="8" w:space="0"/>
              <w:left w:val="nil"/>
              <w:bottom w:val="single" w:color="auto" w:sz="8" w:space="0"/>
              <w:right w:val="single" w:color="auto" w:sz="8" w:space="0"/>
            </w:tcBorders>
            <w:shd w:val="clear" w:color="auto" w:fill="auto"/>
            <w:vAlign w:val="center"/>
          </w:tcPr>
          <w:p>
            <w:pP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February</w:t>
            </w:r>
          </w:p>
        </w:tc>
        <w:tc>
          <w:tcPr>
            <w:tcW w:w="843" w:type="dxa"/>
            <w:tcBorders>
              <w:top w:val="single" w:color="auto" w:sz="8" w:space="0"/>
              <w:left w:val="nil"/>
              <w:bottom w:val="single" w:color="auto" w:sz="8" w:space="0"/>
              <w:right w:val="single" w:color="auto" w:sz="8" w:space="0"/>
            </w:tcBorders>
            <w:shd w:val="clear" w:color="auto" w:fill="auto"/>
            <w:vAlign w:val="center"/>
          </w:tcPr>
          <w:p>
            <w:pP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March</w:t>
            </w:r>
          </w:p>
        </w:tc>
        <w:tc>
          <w:tcPr>
            <w:tcW w:w="723" w:type="dxa"/>
            <w:tcBorders>
              <w:top w:val="single" w:color="auto" w:sz="8" w:space="0"/>
              <w:left w:val="nil"/>
              <w:bottom w:val="single" w:color="auto" w:sz="8" w:space="0"/>
              <w:right w:val="single" w:color="auto" w:sz="8" w:space="0"/>
            </w:tcBorders>
            <w:shd w:val="clear" w:color="auto" w:fill="auto"/>
            <w:vAlign w:val="center"/>
          </w:tcPr>
          <w:p>
            <w:pP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April</w:t>
            </w:r>
            <w:commentRangeEnd w:id="25"/>
            <w:r>
              <w:commentReference w:id="25"/>
            </w:r>
          </w:p>
        </w:tc>
      </w:tr>
      <w:tr>
        <w:tblPrEx>
          <w:tblCellMar>
            <w:top w:w="0" w:type="dxa"/>
            <w:left w:w="108" w:type="dxa"/>
            <w:bottom w:w="0" w:type="dxa"/>
            <w:right w:w="108" w:type="dxa"/>
          </w:tblCellMar>
        </w:tblPrEx>
        <w:trPr>
          <w:trHeight w:val="960" w:hRule="atLeast"/>
        </w:trPr>
        <w:tc>
          <w:tcPr>
            <w:tcW w:w="1536" w:type="dxa"/>
            <w:tcBorders>
              <w:top w:val="nil"/>
              <w:left w:val="single" w:color="auto" w:sz="8" w:space="0"/>
              <w:bottom w:val="single" w:color="auto" w:sz="8" w:space="0"/>
              <w:right w:val="single" w:color="auto" w:sz="8" w:space="0"/>
            </w:tcBorders>
            <w:shd w:val="clear" w:color="auto" w:fill="auto"/>
            <w:vAlign w:val="center"/>
          </w:tcPr>
          <w:p>
            <w:pP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Title submission</w:t>
            </w:r>
          </w:p>
        </w:tc>
        <w:tc>
          <w:tcPr>
            <w:tcW w:w="1243" w:type="dxa"/>
            <w:tcBorders>
              <w:top w:val="nil"/>
              <w:left w:val="nil"/>
              <w:bottom w:val="single" w:color="auto" w:sz="8" w:space="0"/>
              <w:right w:val="single" w:color="auto" w:sz="8" w:space="0"/>
            </w:tcBorders>
            <w:shd w:val="clear" w:color="000000" w:fill="C00000"/>
            <w:vAlign w:val="center"/>
          </w:tcPr>
          <w:p>
            <w:pPr>
              <w:spacing w:after="0" w:line="360" w:lineRule="auto"/>
              <w:jc w:val="both"/>
              <w:rPr>
                <w:rFonts w:ascii="Times New Roman" w:hAnsi="Times New Roman" w:eastAsia="Times New Roman" w:cs="Times New Roman"/>
                <w:color w:val="C00000"/>
                <w:sz w:val="24"/>
                <w:szCs w:val="24"/>
              </w:rPr>
            </w:pPr>
            <w:r>
              <w:rPr>
                <w:rFonts w:ascii="Times New Roman" w:hAnsi="Times New Roman" w:eastAsia="Times New Roman" w:cs="Times New Roman"/>
                <w:color w:val="C00000"/>
                <w:sz w:val="24"/>
                <w:szCs w:val="24"/>
              </w:rPr>
              <w:t> </w:t>
            </w:r>
          </w:p>
        </w:tc>
        <w:tc>
          <w:tcPr>
            <w:tcW w:w="1203" w:type="dxa"/>
            <w:tcBorders>
              <w:top w:val="nil"/>
              <w:left w:val="nil"/>
              <w:bottom w:val="single" w:color="auto" w:sz="8" w:space="0"/>
              <w:right w:val="single" w:color="auto" w:sz="8" w:space="0"/>
            </w:tcBorders>
            <w:shd w:val="clear" w:color="auto" w:fill="auto"/>
            <w:vAlign w:val="center"/>
          </w:tcPr>
          <w:p>
            <w:pP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w:t>
            </w:r>
          </w:p>
        </w:tc>
        <w:tc>
          <w:tcPr>
            <w:tcW w:w="963" w:type="dxa"/>
            <w:tcBorders>
              <w:top w:val="nil"/>
              <w:left w:val="nil"/>
              <w:bottom w:val="single" w:color="auto" w:sz="8" w:space="0"/>
              <w:right w:val="single" w:color="auto" w:sz="8" w:space="0"/>
            </w:tcBorders>
            <w:shd w:val="clear" w:color="auto" w:fill="auto"/>
            <w:vAlign w:val="center"/>
          </w:tcPr>
          <w:p>
            <w:pP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w:t>
            </w:r>
          </w:p>
        </w:tc>
        <w:tc>
          <w:tcPr>
            <w:tcW w:w="1083" w:type="dxa"/>
            <w:tcBorders>
              <w:top w:val="nil"/>
              <w:left w:val="nil"/>
              <w:bottom w:val="single" w:color="auto" w:sz="8" w:space="0"/>
              <w:right w:val="single" w:color="auto" w:sz="8" w:space="0"/>
            </w:tcBorders>
            <w:shd w:val="clear" w:color="auto" w:fill="auto"/>
            <w:vAlign w:val="center"/>
          </w:tcPr>
          <w:p>
            <w:pP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w:t>
            </w:r>
          </w:p>
        </w:tc>
        <w:tc>
          <w:tcPr>
            <w:tcW w:w="843" w:type="dxa"/>
            <w:tcBorders>
              <w:top w:val="nil"/>
              <w:left w:val="nil"/>
              <w:bottom w:val="single" w:color="auto" w:sz="8" w:space="0"/>
              <w:right w:val="single" w:color="auto" w:sz="8" w:space="0"/>
            </w:tcBorders>
            <w:shd w:val="clear" w:color="auto" w:fill="auto"/>
            <w:vAlign w:val="center"/>
          </w:tcPr>
          <w:p>
            <w:pP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w:t>
            </w:r>
          </w:p>
        </w:tc>
        <w:tc>
          <w:tcPr>
            <w:tcW w:w="723" w:type="dxa"/>
            <w:tcBorders>
              <w:top w:val="nil"/>
              <w:left w:val="nil"/>
              <w:bottom w:val="single" w:color="auto" w:sz="8" w:space="0"/>
              <w:right w:val="single" w:color="auto" w:sz="8" w:space="0"/>
            </w:tcBorders>
            <w:shd w:val="clear" w:color="auto" w:fill="auto"/>
            <w:vAlign w:val="center"/>
          </w:tcPr>
          <w:p>
            <w:pP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w:t>
            </w:r>
          </w:p>
        </w:tc>
      </w:tr>
      <w:tr>
        <w:tblPrEx>
          <w:tblCellMar>
            <w:top w:w="0" w:type="dxa"/>
            <w:left w:w="108" w:type="dxa"/>
            <w:bottom w:w="0" w:type="dxa"/>
            <w:right w:w="108" w:type="dxa"/>
          </w:tblCellMar>
        </w:tblPrEx>
        <w:trPr>
          <w:trHeight w:val="645" w:hRule="atLeast"/>
        </w:trPr>
        <w:tc>
          <w:tcPr>
            <w:tcW w:w="1536" w:type="dxa"/>
            <w:tcBorders>
              <w:top w:val="nil"/>
              <w:left w:val="single" w:color="auto" w:sz="8" w:space="0"/>
              <w:bottom w:val="single" w:color="auto" w:sz="8" w:space="0"/>
              <w:right w:val="single" w:color="auto" w:sz="8" w:space="0"/>
            </w:tcBorders>
            <w:shd w:val="clear" w:color="auto" w:fill="auto"/>
            <w:vAlign w:val="center"/>
          </w:tcPr>
          <w:p>
            <w:pP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Proposal writing</w:t>
            </w:r>
          </w:p>
        </w:tc>
        <w:tc>
          <w:tcPr>
            <w:tcW w:w="1243" w:type="dxa"/>
            <w:tcBorders>
              <w:top w:val="nil"/>
              <w:left w:val="nil"/>
              <w:bottom w:val="single" w:color="auto" w:sz="8" w:space="0"/>
              <w:right w:val="single" w:color="auto" w:sz="8" w:space="0"/>
            </w:tcBorders>
            <w:shd w:val="clear" w:color="auto" w:fill="auto"/>
            <w:vAlign w:val="center"/>
          </w:tcPr>
          <w:p>
            <w:pP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w:t>
            </w:r>
          </w:p>
        </w:tc>
        <w:tc>
          <w:tcPr>
            <w:tcW w:w="1203" w:type="dxa"/>
            <w:tcBorders>
              <w:top w:val="nil"/>
              <w:left w:val="nil"/>
              <w:bottom w:val="single" w:color="auto" w:sz="8" w:space="0"/>
              <w:right w:val="single" w:color="auto" w:sz="8" w:space="0"/>
            </w:tcBorders>
            <w:shd w:val="clear" w:color="000000" w:fill="FFFF00"/>
            <w:vAlign w:val="center"/>
          </w:tcPr>
          <w:p>
            <w:pP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w:t>
            </w:r>
          </w:p>
        </w:tc>
        <w:tc>
          <w:tcPr>
            <w:tcW w:w="963" w:type="dxa"/>
            <w:tcBorders>
              <w:top w:val="nil"/>
              <w:left w:val="nil"/>
              <w:bottom w:val="single" w:color="auto" w:sz="8" w:space="0"/>
              <w:right w:val="single" w:color="auto" w:sz="8" w:space="0"/>
            </w:tcBorders>
            <w:shd w:val="clear" w:color="auto" w:fill="auto"/>
            <w:vAlign w:val="center"/>
          </w:tcPr>
          <w:p>
            <w:pP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w:t>
            </w:r>
          </w:p>
        </w:tc>
        <w:tc>
          <w:tcPr>
            <w:tcW w:w="1083" w:type="dxa"/>
            <w:tcBorders>
              <w:top w:val="nil"/>
              <w:left w:val="nil"/>
              <w:bottom w:val="single" w:color="auto" w:sz="8" w:space="0"/>
              <w:right w:val="single" w:color="auto" w:sz="8" w:space="0"/>
            </w:tcBorders>
            <w:shd w:val="clear" w:color="auto" w:fill="auto"/>
            <w:vAlign w:val="center"/>
          </w:tcPr>
          <w:p>
            <w:pP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w:t>
            </w:r>
          </w:p>
        </w:tc>
        <w:tc>
          <w:tcPr>
            <w:tcW w:w="843" w:type="dxa"/>
            <w:tcBorders>
              <w:top w:val="nil"/>
              <w:left w:val="nil"/>
              <w:bottom w:val="single" w:color="auto" w:sz="8" w:space="0"/>
              <w:right w:val="single" w:color="auto" w:sz="8" w:space="0"/>
            </w:tcBorders>
            <w:shd w:val="clear" w:color="auto" w:fill="auto"/>
            <w:vAlign w:val="center"/>
          </w:tcPr>
          <w:p>
            <w:pP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w:t>
            </w:r>
          </w:p>
        </w:tc>
        <w:tc>
          <w:tcPr>
            <w:tcW w:w="723" w:type="dxa"/>
            <w:tcBorders>
              <w:top w:val="nil"/>
              <w:left w:val="nil"/>
              <w:bottom w:val="single" w:color="auto" w:sz="8" w:space="0"/>
              <w:right w:val="single" w:color="auto" w:sz="8" w:space="0"/>
            </w:tcBorders>
            <w:shd w:val="clear" w:color="auto" w:fill="auto"/>
            <w:vAlign w:val="center"/>
          </w:tcPr>
          <w:p>
            <w:pP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w:t>
            </w:r>
          </w:p>
        </w:tc>
      </w:tr>
      <w:tr>
        <w:tblPrEx>
          <w:tblCellMar>
            <w:top w:w="0" w:type="dxa"/>
            <w:left w:w="108" w:type="dxa"/>
            <w:bottom w:w="0" w:type="dxa"/>
            <w:right w:w="108" w:type="dxa"/>
          </w:tblCellMar>
        </w:tblPrEx>
        <w:trPr>
          <w:trHeight w:val="960" w:hRule="atLeast"/>
        </w:trPr>
        <w:tc>
          <w:tcPr>
            <w:tcW w:w="1536" w:type="dxa"/>
            <w:tcBorders>
              <w:top w:val="nil"/>
              <w:left w:val="single" w:color="auto" w:sz="8" w:space="0"/>
              <w:bottom w:val="single" w:color="auto" w:sz="8" w:space="0"/>
              <w:right w:val="single" w:color="auto" w:sz="8" w:space="0"/>
            </w:tcBorders>
            <w:shd w:val="clear" w:color="auto" w:fill="auto"/>
            <w:vAlign w:val="center"/>
          </w:tcPr>
          <w:p>
            <w:pP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Proposal presentation</w:t>
            </w:r>
          </w:p>
        </w:tc>
        <w:tc>
          <w:tcPr>
            <w:tcW w:w="1243" w:type="dxa"/>
            <w:tcBorders>
              <w:top w:val="nil"/>
              <w:left w:val="nil"/>
              <w:bottom w:val="single" w:color="auto" w:sz="8" w:space="0"/>
              <w:right w:val="single" w:color="auto" w:sz="8" w:space="0"/>
            </w:tcBorders>
            <w:shd w:val="clear" w:color="auto" w:fill="auto"/>
            <w:vAlign w:val="center"/>
          </w:tcPr>
          <w:p>
            <w:pP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w:t>
            </w:r>
          </w:p>
        </w:tc>
        <w:tc>
          <w:tcPr>
            <w:tcW w:w="1203" w:type="dxa"/>
            <w:tcBorders>
              <w:top w:val="nil"/>
              <w:left w:val="nil"/>
              <w:bottom w:val="single" w:color="auto" w:sz="8" w:space="0"/>
              <w:right w:val="single" w:color="auto" w:sz="8" w:space="0"/>
            </w:tcBorders>
            <w:shd w:val="clear" w:color="000000" w:fill="00B0F0"/>
            <w:vAlign w:val="center"/>
          </w:tcPr>
          <w:p>
            <w:pP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w:t>
            </w:r>
          </w:p>
        </w:tc>
        <w:tc>
          <w:tcPr>
            <w:tcW w:w="963" w:type="dxa"/>
            <w:tcBorders>
              <w:top w:val="nil"/>
              <w:left w:val="nil"/>
              <w:bottom w:val="single" w:color="auto" w:sz="8" w:space="0"/>
              <w:right w:val="single" w:color="auto" w:sz="8" w:space="0"/>
            </w:tcBorders>
            <w:shd w:val="clear" w:color="auto" w:fill="auto"/>
            <w:vAlign w:val="center"/>
          </w:tcPr>
          <w:p>
            <w:pP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w:t>
            </w:r>
          </w:p>
        </w:tc>
        <w:tc>
          <w:tcPr>
            <w:tcW w:w="1083" w:type="dxa"/>
            <w:tcBorders>
              <w:top w:val="nil"/>
              <w:left w:val="nil"/>
              <w:bottom w:val="single" w:color="auto" w:sz="8" w:space="0"/>
              <w:right w:val="single" w:color="auto" w:sz="8" w:space="0"/>
            </w:tcBorders>
            <w:shd w:val="clear" w:color="auto" w:fill="auto"/>
            <w:vAlign w:val="center"/>
          </w:tcPr>
          <w:p>
            <w:pP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w:t>
            </w:r>
          </w:p>
        </w:tc>
        <w:tc>
          <w:tcPr>
            <w:tcW w:w="843" w:type="dxa"/>
            <w:tcBorders>
              <w:top w:val="nil"/>
              <w:left w:val="nil"/>
              <w:bottom w:val="single" w:color="auto" w:sz="8" w:space="0"/>
              <w:right w:val="single" w:color="auto" w:sz="8" w:space="0"/>
            </w:tcBorders>
            <w:shd w:val="clear" w:color="auto" w:fill="auto"/>
            <w:vAlign w:val="center"/>
          </w:tcPr>
          <w:p>
            <w:pP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w:t>
            </w:r>
          </w:p>
        </w:tc>
        <w:tc>
          <w:tcPr>
            <w:tcW w:w="723" w:type="dxa"/>
            <w:tcBorders>
              <w:top w:val="nil"/>
              <w:left w:val="nil"/>
              <w:bottom w:val="single" w:color="auto" w:sz="8" w:space="0"/>
              <w:right w:val="single" w:color="auto" w:sz="8" w:space="0"/>
            </w:tcBorders>
            <w:shd w:val="clear" w:color="auto" w:fill="auto"/>
            <w:vAlign w:val="center"/>
          </w:tcPr>
          <w:p>
            <w:pP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w:t>
            </w:r>
          </w:p>
        </w:tc>
      </w:tr>
      <w:tr>
        <w:trPr>
          <w:trHeight w:val="960" w:hRule="atLeast"/>
        </w:trPr>
        <w:tc>
          <w:tcPr>
            <w:tcW w:w="1536" w:type="dxa"/>
            <w:tcBorders>
              <w:top w:val="nil"/>
              <w:left w:val="single" w:color="auto" w:sz="8" w:space="0"/>
              <w:bottom w:val="single" w:color="auto" w:sz="8" w:space="0"/>
              <w:right w:val="single" w:color="auto" w:sz="8" w:space="0"/>
            </w:tcBorders>
            <w:shd w:val="clear" w:color="auto" w:fill="auto"/>
            <w:vAlign w:val="center"/>
          </w:tcPr>
          <w:p>
            <w:pP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Proposal submission</w:t>
            </w:r>
          </w:p>
        </w:tc>
        <w:tc>
          <w:tcPr>
            <w:tcW w:w="1243" w:type="dxa"/>
            <w:tcBorders>
              <w:top w:val="nil"/>
              <w:left w:val="nil"/>
              <w:bottom w:val="single" w:color="auto" w:sz="8" w:space="0"/>
              <w:right w:val="single" w:color="auto" w:sz="8" w:space="0"/>
            </w:tcBorders>
            <w:shd w:val="clear" w:color="auto" w:fill="auto"/>
            <w:vAlign w:val="center"/>
          </w:tcPr>
          <w:p>
            <w:pP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w:t>
            </w:r>
          </w:p>
        </w:tc>
        <w:tc>
          <w:tcPr>
            <w:tcW w:w="1203" w:type="dxa"/>
            <w:tcBorders>
              <w:top w:val="nil"/>
              <w:left w:val="nil"/>
              <w:bottom w:val="single" w:color="auto" w:sz="8" w:space="0"/>
              <w:right w:val="single" w:color="auto" w:sz="8" w:space="0"/>
            </w:tcBorders>
            <w:shd w:val="clear" w:color="000000" w:fill="000000"/>
            <w:vAlign w:val="center"/>
          </w:tcPr>
          <w:p>
            <w:pP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w:t>
            </w:r>
          </w:p>
        </w:tc>
        <w:tc>
          <w:tcPr>
            <w:tcW w:w="963" w:type="dxa"/>
            <w:tcBorders>
              <w:top w:val="nil"/>
              <w:left w:val="nil"/>
              <w:bottom w:val="single" w:color="auto" w:sz="8" w:space="0"/>
              <w:right w:val="single" w:color="auto" w:sz="8" w:space="0"/>
            </w:tcBorders>
            <w:shd w:val="clear" w:color="auto" w:fill="auto"/>
            <w:vAlign w:val="center"/>
          </w:tcPr>
          <w:p>
            <w:pP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w:t>
            </w:r>
          </w:p>
        </w:tc>
        <w:tc>
          <w:tcPr>
            <w:tcW w:w="1083" w:type="dxa"/>
            <w:tcBorders>
              <w:top w:val="nil"/>
              <w:left w:val="nil"/>
              <w:bottom w:val="single" w:color="auto" w:sz="8" w:space="0"/>
              <w:right w:val="single" w:color="auto" w:sz="8" w:space="0"/>
            </w:tcBorders>
            <w:shd w:val="clear" w:color="auto" w:fill="auto"/>
            <w:vAlign w:val="center"/>
          </w:tcPr>
          <w:p>
            <w:pP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w:t>
            </w:r>
          </w:p>
        </w:tc>
        <w:tc>
          <w:tcPr>
            <w:tcW w:w="843" w:type="dxa"/>
            <w:tcBorders>
              <w:top w:val="nil"/>
              <w:left w:val="nil"/>
              <w:bottom w:val="single" w:color="auto" w:sz="8" w:space="0"/>
              <w:right w:val="single" w:color="auto" w:sz="8" w:space="0"/>
            </w:tcBorders>
            <w:shd w:val="clear" w:color="auto" w:fill="auto"/>
            <w:vAlign w:val="center"/>
          </w:tcPr>
          <w:p>
            <w:pP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w:t>
            </w:r>
          </w:p>
        </w:tc>
        <w:tc>
          <w:tcPr>
            <w:tcW w:w="723" w:type="dxa"/>
            <w:tcBorders>
              <w:top w:val="nil"/>
              <w:left w:val="nil"/>
              <w:bottom w:val="single" w:color="auto" w:sz="8" w:space="0"/>
              <w:right w:val="single" w:color="auto" w:sz="8" w:space="0"/>
            </w:tcBorders>
            <w:shd w:val="clear" w:color="auto" w:fill="auto"/>
            <w:vAlign w:val="center"/>
          </w:tcPr>
          <w:p>
            <w:pP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w:t>
            </w:r>
          </w:p>
        </w:tc>
      </w:tr>
      <w:tr>
        <w:tblPrEx>
          <w:tblCellMar>
            <w:top w:w="0" w:type="dxa"/>
            <w:left w:w="108" w:type="dxa"/>
            <w:bottom w:w="0" w:type="dxa"/>
            <w:right w:w="108" w:type="dxa"/>
          </w:tblCellMar>
        </w:tblPrEx>
        <w:trPr>
          <w:trHeight w:val="645" w:hRule="atLeast"/>
        </w:trPr>
        <w:tc>
          <w:tcPr>
            <w:tcW w:w="1536" w:type="dxa"/>
            <w:tcBorders>
              <w:top w:val="nil"/>
              <w:left w:val="single" w:color="auto" w:sz="8" w:space="0"/>
              <w:bottom w:val="single" w:color="auto" w:sz="8" w:space="0"/>
              <w:right w:val="single" w:color="auto" w:sz="8" w:space="0"/>
            </w:tcBorders>
            <w:shd w:val="clear" w:color="auto" w:fill="auto"/>
            <w:vAlign w:val="center"/>
          </w:tcPr>
          <w:p>
            <w:pP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Data collection</w:t>
            </w:r>
          </w:p>
        </w:tc>
        <w:tc>
          <w:tcPr>
            <w:tcW w:w="1243" w:type="dxa"/>
            <w:tcBorders>
              <w:top w:val="nil"/>
              <w:left w:val="nil"/>
              <w:bottom w:val="single" w:color="auto" w:sz="8" w:space="0"/>
              <w:right w:val="single" w:color="auto" w:sz="8" w:space="0"/>
            </w:tcBorders>
            <w:shd w:val="clear" w:color="auto" w:fill="auto"/>
            <w:vAlign w:val="center"/>
          </w:tcPr>
          <w:p>
            <w:pP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w:t>
            </w:r>
          </w:p>
        </w:tc>
        <w:tc>
          <w:tcPr>
            <w:tcW w:w="1203" w:type="dxa"/>
            <w:tcBorders>
              <w:top w:val="nil"/>
              <w:left w:val="nil"/>
              <w:bottom w:val="single" w:color="auto" w:sz="8" w:space="0"/>
              <w:right w:val="single" w:color="auto" w:sz="8" w:space="0"/>
            </w:tcBorders>
            <w:shd w:val="clear" w:color="auto" w:fill="auto"/>
            <w:vAlign w:val="center"/>
          </w:tcPr>
          <w:p>
            <w:pP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w:t>
            </w:r>
          </w:p>
        </w:tc>
        <w:tc>
          <w:tcPr>
            <w:tcW w:w="963" w:type="dxa"/>
            <w:tcBorders>
              <w:top w:val="nil"/>
              <w:left w:val="nil"/>
              <w:bottom w:val="single" w:color="auto" w:sz="8" w:space="0"/>
              <w:right w:val="single" w:color="auto" w:sz="8" w:space="0"/>
            </w:tcBorders>
            <w:shd w:val="clear" w:color="000000" w:fill="F4B084"/>
            <w:vAlign w:val="center"/>
          </w:tcPr>
          <w:p>
            <w:pP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w:t>
            </w:r>
          </w:p>
        </w:tc>
        <w:tc>
          <w:tcPr>
            <w:tcW w:w="1083" w:type="dxa"/>
            <w:tcBorders>
              <w:top w:val="nil"/>
              <w:left w:val="nil"/>
              <w:bottom w:val="single" w:color="auto" w:sz="8" w:space="0"/>
              <w:right w:val="single" w:color="auto" w:sz="8" w:space="0"/>
            </w:tcBorders>
            <w:shd w:val="clear" w:color="auto" w:fill="auto"/>
            <w:vAlign w:val="center"/>
          </w:tcPr>
          <w:p>
            <w:pP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w:t>
            </w:r>
          </w:p>
        </w:tc>
        <w:tc>
          <w:tcPr>
            <w:tcW w:w="843" w:type="dxa"/>
            <w:tcBorders>
              <w:top w:val="nil"/>
              <w:left w:val="nil"/>
              <w:bottom w:val="single" w:color="auto" w:sz="8" w:space="0"/>
              <w:right w:val="single" w:color="auto" w:sz="8" w:space="0"/>
            </w:tcBorders>
            <w:shd w:val="clear" w:color="auto" w:fill="auto"/>
            <w:vAlign w:val="center"/>
          </w:tcPr>
          <w:p>
            <w:pP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w:t>
            </w:r>
          </w:p>
        </w:tc>
        <w:tc>
          <w:tcPr>
            <w:tcW w:w="723" w:type="dxa"/>
            <w:tcBorders>
              <w:top w:val="nil"/>
              <w:left w:val="nil"/>
              <w:bottom w:val="single" w:color="auto" w:sz="8" w:space="0"/>
              <w:right w:val="single" w:color="auto" w:sz="8" w:space="0"/>
            </w:tcBorders>
            <w:shd w:val="clear" w:color="auto" w:fill="auto"/>
            <w:vAlign w:val="center"/>
          </w:tcPr>
          <w:p>
            <w:pP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w:t>
            </w:r>
          </w:p>
        </w:tc>
      </w:tr>
      <w:tr>
        <w:tblPrEx>
          <w:tblCellMar>
            <w:top w:w="0" w:type="dxa"/>
            <w:left w:w="108" w:type="dxa"/>
            <w:bottom w:w="0" w:type="dxa"/>
            <w:right w:w="108" w:type="dxa"/>
          </w:tblCellMar>
        </w:tblPrEx>
        <w:trPr>
          <w:trHeight w:val="645" w:hRule="atLeast"/>
        </w:trPr>
        <w:tc>
          <w:tcPr>
            <w:tcW w:w="1536" w:type="dxa"/>
            <w:tcBorders>
              <w:top w:val="nil"/>
              <w:left w:val="single" w:color="auto" w:sz="8" w:space="0"/>
              <w:bottom w:val="single" w:color="auto" w:sz="8" w:space="0"/>
              <w:right w:val="single" w:color="auto" w:sz="8" w:space="0"/>
            </w:tcBorders>
            <w:shd w:val="clear" w:color="auto" w:fill="auto"/>
            <w:vAlign w:val="center"/>
          </w:tcPr>
          <w:p>
            <w:pP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Data analysis</w:t>
            </w:r>
          </w:p>
        </w:tc>
        <w:tc>
          <w:tcPr>
            <w:tcW w:w="1243" w:type="dxa"/>
            <w:tcBorders>
              <w:top w:val="nil"/>
              <w:left w:val="nil"/>
              <w:bottom w:val="single" w:color="auto" w:sz="8" w:space="0"/>
              <w:right w:val="single" w:color="auto" w:sz="8" w:space="0"/>
            </w:tcBorders>
            <w:shd w:val="clear" w:color="auto" w:fill="auto"/>
            <w:vAlign w:val="center"/>
          </w:tcPr>
          <w:p>
            <w:pP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w:t>
            </w:r>
          </w:p>
        </w:tc>
        <w:tc>
          <w:tcPr>
            <w:tcW w:w="1203" w:type="dxa"/>
            <w:tcBorders>
              <w:top w:val="nil"/>
              <w:left w:val="nil"/>
              <w:bottom w:val="single" w:color="auto" w:sz="8" w:space="0"/>
              <w:right w:val="single" w:color="auto" w:sz="8" w:space="0"/>
            </w:tcBorders>
            <w:shd w:val="clear" w:color="auto" w:fill="auto"/>
            <w:vAlign w:val="center"/>
          </w:tcPr>
          <w:p>
            <w:pP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w:t>
            </w:r>
          </w:p>
        </w:tc>
        <w:tc>
          <w:tcPr>
            <w:tcW w:w="963" w:type="dxa"/>
            <w:tcBorders>
              <w:top w:val="nil"/>
              <w:left w:val="nil"/>
              <w:bottom w:val="single" w:color="auto" w:sz="8" w:space="0"/>
              <w:right w:val="single" w:color="auto" w:sz="8" w:space="0"/>
            </w:tcBorders>
            <w:shd w:val="clear" w:color="auto" w:fill="auto"/>
            <w:vAlign w:val="center"/>
          </w:tcPr>
          <w:p>
            <w:pP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w:t>
            </w:r>
          </w:p>
        </w:tc>
        <w:tc>
          <w:tcPr>
            <w:tcW w:w="1083" w:type="dxa"/>
            <w:tcBorders>
              <w:top w:val="nil"/>
              <w:left w:val="nil"/>
              <w:bottom w:val="single" w:color="auto" w:sz="8" w:space="0"/>
              <w:right w:val="single" w:color="auto" w:sz="8" w:space="0"/>
            </w:tcBorders>
            <w:shd w:val="clear" w:color="000000" w:fill="7030A0"/>
            <w:vAlign w:val="center"/>
          </w:tcPr>
          <w:p>
            <w:pP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w:t>
            </w:r>
          </w:p>
        </w:tc>
        <w:tc>
          <w:tcPr>
            <w:tcW w:w="843" w:type="dxa"/>
            <w:tcBorders>
              <w:top w:val="nil"/>
              <w:left w:val="nil"/>
              <w:bottom w:val="single" w:color="auto" w:sz="8" w:space="0"/>
              <w:right w:val="single" w:color="auto" w:sz="8" w:space="0"/>
            </w:tcBorders>
            <w:shd w:val="clear" w:color="auto" w:fill="auto"/>
            <w:vAlign w:val="center"/>
          </w:tcPr>
          <w:p>
            <w:pP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w:t>
            </w:r>
          </w:p>
        </w:tc>
        <w:tc>
          <w:tcPr>
            <w:tcW w:w="723" w:type="dxa"/>
            <w:tcBorders>
              <w:top w:val="nil"/>
              <w:left w:val="nil"/>
              <w:bottom w:val="single" w:color="auto" w:sz="8" w:space="0"/>
              <w:right w:val="single" w:color="auto" w:sz="8" w:space="0"/>
            </w:tcBorders>
            <w:shd w:val="clear" w:color="auto" w:fill="auto"/>
            <w:vAlign w:val="center"/>
          </w:tcPr>
          <w:p>
            <w:pP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w:t>
            </w:r>
          </w:p>
        </w:tc>
      </w:tr>
      <w:tr>
        <w:tblPrEx>
          <w:tblCellMar>
            <w:top w:w="0" w:type="dxa"/>
            <w:left w:w="108" w:type="dxa"/>
            <w:bottom w:w="0" w:type="dxa"/>
            <w:right w:w="108" w:type="dxa"/>
          </w:tblCellMar>
        </w:tblPrEx>
        <w:trPr>
          <w:trHeight w:val="960" w:hRule="atLeast"/>
        </w:trPr>
        <w:tc>
          <w:tcPr>
            <w:tcW w:w="1536" w:type="dxa"/>
            <w:tcBorders>
              <w:top w:val="nil"/>
              <w:left w:val="single" w:color="auto" w:sz="8" w:space="0"/>
              <w:bottom w:val="single" w:color="auto" w:sz="8" w:space="0"/>
              <w:right w:val="single" w:color="auto" w:sz="8" w:space="0"/>
            </w:tcBorders>
            <w:shd w:val="clear" w:color="auto" w:fill="auto"/>
            <w:vAlign w:val="center"/>
          </w:tcPr>
          <w:p>
            <w:pP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Result presentation</w:t>
            </w:r>
          </w:p>
        </w:tc>
        <w:tc>
          <w:tcPr>
            <w:tcW w:w="1243" w:type="dxa"/>
            <w:tcBorders>
              <w:top w:val="nil"/>
              <w:left w:val="nil"/>
              <w:bottom w:val="single" w:color="auto" w:sz="8" w:space="0"/>
              <w:right w:val="single" w:color="auto" w:sz="8" w:space="0"/>
            </w:tcBorders>
            <w:shd w:val="clear" w:color="auto" w:fill="auto"/>
            <w:vAlign w:val="center"/>
          </w:tcPr>
          <w:p>
            <w:pP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w:t>
            </w:r>
          </w:p>
        </w:tc>
        <w:tc>
          <w:tcPr>
            <w:tcW w:w="1203" w:type="dxa"/>
            <w:tcBorders>
              <w:top w:val="nil"/>
              <w:left w:val="nil"/>
              <w:bottom w:val="single" w:color="auto" w:sz="8" w:space="0"/>
              <w:right w:val="single" w:color="auto" w:sz="8" w:space="0"/>
            </w:tcBorders>
            <w:shd w:val="clear" w:color="auto" w:fill="auto"/>
            <w:vAlign w:val="center"/>
          </w:tcPr>
          <w:p>
            <w:pP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w:t>
            </w:r>
          </w:p>
        </w:tc>
        <w:tc>
          <w:tcPr>
            <w:tcW w:w="963" w:type="dxa"/>
            <w:tcBorders>
              <w:top w:val="nil"/>
              <w:left w:val="nil"/>
              <w:bottom w:val="single" w:color="auto" w:sz="8" w:space="0"/>
              <w:right w:val="single" w:color="auto" w:sz="8" w:space="0"/>
            </w:tcBorders>
            <w:shd w:val="clear" w:color="auto" w:fill="auto"/>
            <w:vAlign w:val="center"/>
          </w:tcPr>
          <w:p>
            <w:pP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w:t>
            </w:r>
          </w:p>
        </w:tc>
        <w:tc>
          <w:tcPr>
            <w:tcW w:w="1083" w:type="dxa"/>
            <w:tcBorders>
              <w:top w:val="nil"/>
              <w:left w:val="nil"/>
              <w:bottom w:val="single" w:color="auto" w:sz="8" w:space="0"/>
              <w:right w:val="single" w:color="auto" w:sz="8" w:space="0"/>
            </w:tcBorders>
            <w:shd w:val="clear" w:color="auto" w:fill="auto"/>
            <w:vAlign w:val="center"/>
          </w:tcPr>
          <w:p>
            <w:pP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w:t>
            </w:r>
          </w:p>
        </w:tc>
        <w:tc>
          <w:tcPr>
            <w:tcW w:w="843" w:type="dxa"/>
            <w:tcBorders>
              <w:top w:val="nil"/>
              <w:left w:val="nil"/>
              <w:bottom w:val="single" w:color="auto" w:sz="8" w:space="0"/>
              <w:right w:val="single" w:color="auto" w:sz="8" w:space="0"/>
            </w:tcBorders>
            <w:shd w:val="clear" w:color="000000" w:fill="92D050"/>
            <w:vAlign w:val="center"/>
          </w:tcPr>
          <w:p>
            <w:pP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w:t>
            </w:r>
          </w:p>
        </w:tc>
        <w:tc>
          <w:tcPr>
            <w:tcW w:w="723" w:type="dxa"/>
            <w:tcBorders>
              <w:top w:val="nil"/>
              <w:left w:val="nil"/>
              <w:bottom w:val="single" w:color="auto" w:sz="8" w:space="0"/>
              <w:right w:val="single" w:color="auto" w:sz="8" w:space="0"/>
            </w:tcBorders>
            <w:shd w:val="clear" w:color="auto" w:fill="auto"/>
            <w:vAlign w:val="center"/>
          </w:tcPr>
          <w:p>
            <w:pP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w:t>
            </w:r>
          </w:p>
        </w:tc>
      </w:tr>
      <w:tr>
        <w:tblPrEx>
          <w:tblCellMar>
            <w:top w:w="0" w:type="dxa"/>
            <w:left w:w="108" w:type="dxa"/>
            <w:bottom w:w="0" w:type="dxa"/>
            <w:right w:w="108" w:type="dxa"/>
          </w:tblCellMar>
        </w:tblPrEx>
        <w:trPr>
          <w:trHeight w:val="645" w:hRule="atLeast"/>
        </w:trPr>
        <w:tc>
          <w:tcPr>
            <w:tcW w:w="1536" w:type="dxa"/>
            <w:tcBorders>
              <w:top w:val="nil"/>
              <w:left w:val="single" w:color="auto" w:sz="8" w:space="0"/>
              <w:bottom w:val="single" w:color="auto" w:sz="8" w:space="0"/>
              <w:right w:val="single" w:color="auto" w:sz="8" w:space="0"/>
            </w:tcBorders>
            <w:shd w:val="clear" w:color="auto" w:fill="auto"/>
            <w:vAlign w:val="center"/>
          </w:tcPr>
          <w:p>
            <w:pP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Report writing</w:t>
            </w:r>
          </w:p>
        </w:tc>
        <w:tc>
          <w:tcPr>
            <w:tcW w:w="1243" w:type="dxa"/>
            <w:tcBorders>
              <w:top w:val="nil"/>
              <w:left w:val="nil"/>
              <w:bottom w:val="single" w:color="auto" w:sz="8" w:space="0"/>
              <w:right w:val="single" w:color="auto" w:sz="8" w:space="0"/>
            </w:tcBorders>
            <w:shd w:val="clear" w:color="auto" w:fill="auto"/>
            <w:vAlign w:val="center"/>
          </w:tcPr>
          <w:p>
            <w:pP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w:t>
            </w:r>
          </w:p>
        </w:tc>
        <w:tc>
          <w:tcPr>
            <w:tcW w:w="1203" w:type="dxa"/>
            <w:tcBorders>
              <w:top w:val="nil"/>
              <w:left w:val="nil"/>
              <w:bottom w:val="single" w:color="auto" w:sz="8" w:space="0"/>
              <w:right w:val="single" w:color="auto" w:sz="8" w:space="0"/>
            </w:tcBorders>
            <w:shd w:val="clear" w:color="auto" w:fill="auto"/>
            <w:vAlign w:val="center"/>
          </w:tcPr>
          <w:p>
            <w:pP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w:t>
            </w:r>
          </w:p>
        </w:tc>
        <w:tc>
          <w:tcPr>
            <w:tcW w:w="963" w:type="dxa"/>
            <w:tcBorders>
              <w:top w:val="nil"/>
              <w:left w:val="nil"/>
              <w:bottom w:val="single" w:color="auto" w:sz="8" w:space="0"/>
              <w:right w:val="single" w:color="auto" w:sz="8" w:space="0"/>
            </w:tcBorders>
            <w:shd w:val="clear" w:color="auto" w:fill="auto"/>
            <w:vAlign w:val="center"/>
          </w:tcPr>
          <w:p>
            <w:pP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w:t>
            </w:r>
          </w:p>
        </w:tc>
        <w:tc>
          <w:tcPr>
            <w:tcW w:w="1083" w:type="dxa"/>
            <w:tcBorders>
              <w:top w:val="nil"/>
              <w:left w:val="nil"/>
              <w:bottom w:val="single" w:color="auto" w:sz="8" w:space="0"/>
              <w:right w:val="single" w:color="auto" w:sz="8" w:space="0"/>
            </w:tcBorders>
            <w:shd w:val="clear" w:color="auto" w:fill="auto"/>
            <w:vAlign w:val="center"/>
          </w:tcPr>
          <w:p>
            <w:pP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w:t>
            </w:r>
          </w:p>
        </w:tc>
        <w:tc>
          <w:tcPr>
            <w:tcW w:w="843" w:type="dxa"/>
            <w:tcBorders>
              <w:top w:val="nil"/>
              <w:left w:val="nil"/>
              <w:bottom w:val="single" w:color="auto" w:sz="8" w:space="0"/>
              <w:right w:val="single" w:color="auto" w:sz="8" w:space="0"/>
            </w:tcBorders>
            <w:shd w:val="clear" w:color="000000" w:fill="AEAAAA"/>
            <w:vAlign w:val="center"/>
          </w:tcPr>
          <w:p>
            <w:pP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w:t>
            </w:r>
          </w:p>
        </w:tc>
        <w:tc>
          <w:tcPr>
            <w:tcW w:w="723" w:type="dxa"/>
            <w:tcBorders>
              <w:top w:val="nil"/>
              <w:left w:val="nil"/>
              <w:bottom w:val="single" w:color="auto" w:sz="8" w:space="0"/>
              <w:right w:val="single" w:color="auto" w:sz="8" w:space="0"/>
            </w:tcBorders>
            <w:shd w:val="clear" w:color="auto" w:fill="auto"/>
            <w:vAlign w:val="center"/>
          </w:tcPr>
          <w:p>
            <w:pP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w:t>
            </w:r>
          </w:p>
        </w:tc>
      </w:tr>
      <w:tr>
        <w:tblPrEx>
          <w:tblCellMar>
            <w:top w:w="0" w:type="dxa"/>
            <w:left w:w="108" w:type="dxa"/>
            <w:bottom w:w="0" w:type="dxa"/>
            <w:right w:w="108" w:type="dxa"/>
          </w:tblCellMar>
        </w:tblPrEx>
        <w:trPr>
          <w:trHeight w:val="960" w:hRule="atLeast"/>
        </w:trPr>
        <w:tc>
          <w:tcPr>
            <w:tcW w:w="1536" w:type="dxa"/>
            <w:tcBorders>
              <w:top w:val="nil"/>
              <w:left w:val="single" w:color="auto" w:sz="8" w:space="0"/>
              <w:bottom w:val="single" w:color="auto" w:sz="8" w:space="0"/>
              <w:right w:val="single" w:color="auto" w:sz="8" w:space="0"/>
            </w:tcBorders>
            <w:shd w:val="clear" w:color="auto" w:fill="auto"/>
            <w:vAlign w:val="center"/>
          </w:tcPr>
          <w:p>
            <w:pP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Report submission</w:t>
            </w:r>
          </w:p>
        </w:tc>
        <w:tc>
          <w:tcPr>
            <w:tcW w:w="1243" w:type="dxa"/>
            <w:tcBorders>
              <w:top w:val="nil"/>
              <w:left w:val="nil"/>
              <w:bottom w:val="single" w:color="auto" w:sz="8" w:space="0"/>
              <w:right w:val="single" w:color="auto" w:sz="8" w:space="0"/>
            </w:tcBorders>
            <w:shd w:val="clear" w:color="auto" w:fill="auto"/>
            <w:vAlign w:val="center"/>
          </w:tcPr>
          <w:p>
            <w:pP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w:t>
            </w:r>
          </w:p>
        </w:tc>
        <w:tc>
          <w:tcPr>
            <w:tcW w:w="1203" w:type="dxa"/>
            <w:tcBorders>
              <w:top w:val="nil"/>
              <w:left w:val="nil"/>
              <w:bottom w:val="single" w:color="auto" w:sz="8" w:space="0"/>
              <w:right w:val="single" w:color="auto" w:sz="8" w:space="0"/>
            </w:tcBorders>
            <w:shd w:val="clear" w:color="auto" w:fill="auto"/>
            <w:vAlign w:val="center"/>
          </w:tcPr>
          <w:p>
            <w:pP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w:t>
            </w:r>
          </w:p>
        </w:tc>
        <w:tc>
          <w:tcPr>
            <w:tcW w:w="963" w:type="dxa"/>
            <w:tcBorders>
              <w:top w:val="nil"/>
              <w:left w:val="nil"/>
              <w:bottom w:val="single" w:color="auto" w:sz="8" w:space="0"/>
              <w:right w:val="single" w:color="auto" w:sz="8" w:space="0"/>
            </w:tcBorders>
            <w:shd w:val="clear" w:color="auto" w:fill="auto"/>
            <w:vAlign w:val="center"/>
          </w:tcPr>
          <w:p>
            <w:pP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w:t>
            </w:r>
          </w:p>
        </w:tc>
        <w:tc>
          <w:tcPr>
            <w:tcW w:w="1083" w:type="dxa"/>
            <w:tcBorders>
              <w:top w:val="nil"/>
              <w:left w:val="nil"/>
              <w:bottom w:val="single" w:color="auto" w:sz="8" w:space="0"/>
              <w:right w:val="single" w:color="auto" w:sz="8" w:space="0"/>
            </w:tcBorders>
            <w:shd w:val="clear" w:color="auto" w:fill="auto"/>
            <w:vAlign w:val="center"/>
          </w:tcPr>
          <w:p>
            <w:pP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w:t>
            </w:r>
          </w:p>
        </w:tc>
        <w:tc>
          <w:tcPr>
            <w:tcW w:w="843" w:type="dxa"/>
            <w:tcBorders>
              <w:top w:val="nil"/>
              <w:left w:val="nil"/>
              <w:bottom w:val="single" w:color="auto" w:sz="8" w:space="0"/>
              <w:right w:val="single" w:color="auto" w:sz="8" w:space="0"/>
            </w:tcBorders>
            <w:shd w:val="clear" w:color="auto" w:fill="auto"/>
            <w:vAlign w:val="center"/>
          </w:tcPr>
          <w:p>
            <w:pP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w:t>
            </w:r>
          </w:p>
        </w:tc>
        <w:tc>
          <w:tcPr>
            <w:tcW w:w="723" w:type="dxa"/>
            <w:tcBorders>
              <w:top w:val="nil"/>
              <w:left w:val="nil"/>
              <w:bottom w:val="single" w:color="auto" w:sz="8" w:space="0"/>
              <w:right w:val="single" w:color="auto" w:sz="8" w:space="0"/>
            </w:tcBorders>
            <w:shd w:val="clear" w:color="000000" w:fill="4472C4"/>
            <w:vAlign w:val="center"/>
          </w:tcPr>
          <w:p>
            <w:pP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w:t>
            </w:r>
          </w:p>
        </w:tc>
      </w:tr>
    </w:tbl>
    <w:p>
      <w:pPr>
        <w:spacing w:line="360" w:lineRule="auto"/>
        <w:jc w:val="both"/>
        <w:rPr>
          <w:rFonts w:ascii="Times New Roman" w:hAnsi="Times New Roman" w:cs="Times New Roman" w:eastAsiaTheme="minorHAnsi"/>
          <w:color w:val="000000"/>
          <w:sz w:val="24"/>
          <w:szCs w:val="24"/>
        </w:rPr>
      </w:pPr>
    </w:p>
    <w:p>
      <w:pPr>
        <w:spacing w:line="360" w:lineRule="auto"/>
        <w:jc w:val="both"/>
        <w:rPr>
          <w:del w:id="455" w:author="Nyamisi" w:date="2022-12-13T18:29:15Z"/>
          <w:rFonts w:ascii="Times New Roman" w:hAnsi="Times New Roman" w:cs="Times New Roman" w:eastAsiaTheme="minorHAnsi"/>
          <w:color w:val="000000"/>
          <w:sz w:val="24"/>
          <w:szCs w:val="24"/>
        </w:rPr>
      </w:pPr>
    </w:p>
    <w:p>
      <w:pPr>
        <w:pStyle w:val="9"/>
        <w:spacing w:line="360" w:lineRule="auto"/>
        <w:jc w:val="both"/>
        <w:rPr>
          <w:del w:id="456" w:author="Nyamisi" w:date="2022-12-13T18:29:15Z"/>
          <w:rFonts w:ascii="Times New Roman" w:hAnsi="Times New Roman" w:cs="Times New Roman" w:eastAsiaTheme="minorHAnsi"/>
          <w:i w:val="0"/>
          <w:color w:val="000000" w:themeColor="text1"/>
          <w:sz w:val="24"/>
          <w:szCs w:val="24"/>
          <w14:textFill>
            <w14:solidFill>
              <w14:schemeClr w14:val="tx1"/>
            </w14:solidFill>
          </w14:textFill>
        </w:rPr>
      </w:pPr>
    </w:p>
    <w:p>
      <w:pPr>
        <w:spacing w:line="360" w:lineRule="auto"/>
        <w:jc w:val="both"/>
        <w:rPr>
          <w:del w:id="457" w:author="Nyamisi" w:date="2022-12-13T18:29:15Z"/>
          <w:rFonts w:ascii="Times New Roman" w:hAnsi="Times New Roman" w:cs="Times New Roman"/>
          <w:sz w:val="24"/>
          <w:szCs w:val="24"/>
        </w:rPr>
      </w:pPr>
    </w:p>
    <w:p>
      <w:pPr>
        <w:pStyle w:val="2"/>
        <w:spacing w:line="360" w:lineRule="auto"/>
        <w:jc w:val="both"/>
        <w:rPr>
          <w:del w:id="458" w:author="Nyamisi" w:date="2022-12-13T18:29:15Z"/>
          <w:rFonts w:cs="Times New Roman"/>
          <w:szCs w:val="24"/>
        </w:rPr>
      </w:pPr>
      <w:bookmarkStart w:id="36" w:name="_Toc94492885"/>
    </w:p>
    <w:p>
      <w:pPr>
        <w:pStyle w:val="2"/>
        <w:spacing w:line="360" w:lineRule="auto"/>
        <w:jc w:val="both"/>
        <w:rPr>
          <w:del w:id="459" w:author="Nyamisi" w:date="2022-12-13T18:29:16Z"/>
          <w:rFonts w:cs="Times New Roman"/>
          <w:szCs w:val="24"/>
        </w:rPr>
      </w:pPr>
    </w:p>
    <w:p>
      <w:pPr>
        <w:pStyle w:val="3"/>
        <w:spacing w:line="360" w:lineRule="auto"/>
        <w:rPr>
          <w:rFonts w:cs="Times New Roman"/>
          <w:szCs w:val="24"/>
        </w:rPr>
      </w:pPr>
      <w:bookmarkStart w:id="37" w:name="_Toc121708804"/>
      <w:r>
        <w:rPr>
          <w:rFonts w:cs="Times New Roman"/>
          <w:szCs w:val="24"/>
        </w:rPr>
        <w:t>3.2 Budget</w:t>
      </w:r>
      <w:bookmarkEnd w:id="36"/>
      <w:bookmarkEnd w:id="37"/>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97"/>
        <w:gridCol w:w="38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97" w:type="dxa"/>
          </w:tcPr>
          <w:p>
            <w:pPr>
              <w:spacing w:line="360" w:lineRule="auto"/>
              <w:jc w:val="both"/>
              <w:rPr>
                <w:rFonts w:ascii="Times New Roman" w:hAnsi="Times New Roman" w:cs="Times New Roman" w:eastAsiaTheme="minorHAnsi"/>
                <w:color w:val="000000"/>
                <w:sz w:val="24"/>
                <w:szCs w:val="24"/>
              </w:rPr>
            </w:pPr>
            <w:r>
              <w:rPr>
                <w:rFonts w:ascii="Times New Roman" w:hAnsi="Times New Roman" w:cs="Times New Roman" w:eastAsiaTheme="minorHAnsi"/>
                <w:color w:val="000000"/>
                <w:sz w:val="24"/>
                <w:szCs w:val="24"/>
              </w:rPr>
              <w:t>Items</w:t>
            </w:r>
          </w:p>
        </w:tc>
        <w:tc>
          <w:tcPr>
            <w:tcW w:w="3828" w:type="dxa"/>
          </w:tcPr>
          <w:p>
            <w:pPr>
              <w:spacing w:line="360" w:lineRule="auto"/>
              <w:jc w:val="both"/>
              <w:rPr>
                <w:rFonts w:ascii="Times New Roman" w:hAnsi="Times New Roman" w:cs="Times New Roman" w:eastAsiaTheme="minorHAnsi"/>
                <w:color w:val="000000"/>
                <w:sz w:val="24"/>
                <w:szCs w:val="24"/>
              </w:rPr>
            </w:pPr>
            <w:r>
              <w:rPr>
                <w:rFonts w:ascii="Times New Roman" w:hAnsi="Times New Roman" w:cs="Times New Roman" w:eastAsiaTheme="minorHAnsi"/>
                <w:color w:val="000000"/>
                <w:sz w:val="24"/>
                <w:szCs w:val="24"/>
              </w:rPr>
              <w:t>Costs in (TSH)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97" w:type="dxa"/>
          </w:tcPr>
          <w:p>
            <w:pPr>
              <w:spacing w:line="360" w:lineRule="auto"/>
              <w:jc w:val="both"/>
              <w:rPr>
                <w:rFonts w:ascii="Times New Roman" w:hAnsi="Times New Roman" w:cs="Times New Roman" w:eastAsiaTheme="minorHAnsi"/>
                <w:color w:val="000000"/>
                <w:sz w:val="24"/>
                <w:szCs w:val="24"/>
              </w:rPr>
            </w:pPr>
            <w:commentRangeStart w:id="26"/>
            <w:r>
              <w:rPr>
                <w:rFonts w:ascii="Times New Roman" w:hAnsi="Times New Roman" w:cs="Times New Roman" w:eastAsiaTheme="minorHAnsi"/>
                <w:color w:val="000000"/>
                <w:sz w:val="24"/>
                <w:szCs w:val="24"/>
              </w:rPr>
              <w:t>Bottles for sample collection</w:t>
            </w:r>
            <w:commentRangeEnd w:id="26"/>
            <w:r>
              <w:commentReference w:id="26"/>
            </w:r>
          </w:p>
        </w:tc>
        <w:tc>
          <w:tcPr>
            <w:tcW w:w="3828" w:type="dxa"/>
          </w:tcPr>
          <w:p>
            <w:pPr>
              <w:spacing w:line="360" w:lineRule="auto"/>
              <w:jc w:val="both"/>
              <w:rPr>
                <w:rFonts w:ascii="Times New Roman" w:hAnsi="Times New Roman" w:cs="Times New Roman" w:eastAsiaTheme="minorHAnsi"/>
                <w:color w:val="000000"/>
                <w:sz w:val="24"/>
                <w:szCs w:val="24"/>
              </w:rPr>
            </w:pPr>
            <w:r>
              <w:rPr>
                <w:rFonts w:ascii="Times New Roman" w:hAnsi="Times New Roman" w:cs="Times New Roman" w:eastAsiaTheme="minorHAnsi"/>
                <w:color w:val="000000"/>
                <w:sz w:val="24"/>
                <w:szCs w:val="24"/>
              </w:rPr>
              <w:t>13,000/=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97" w:type="dxa"/>
          </w:tcPr>
          <w:p>
            <w:pPr>
              <w:spacing w:line="360" w:lineRule="auto"/>
              <w:jc w:val="both"/>
              <w:rPr>
                <w:rFonts w:ascii="Times New Roman" w:hAnsi="Times New Roman" w:cs="Times New Roman" w:eastAsiaTheme="minorHAnsi"/>
                <w:color w:val="000000"/>
                <w:sz w:val="24"/>
                <w:szCs w:val="24"/>
              </w:rPr>
            </w:pPr>
            <w:r>
              <w:rPr>
                <w:rFonts w:ascii="Times New Roman" w:hAnsi="Times New Roman" w:cs="Times New Roman" w:eastAsiaTheme="minorHAnsi"/>
                <w:color w:val="000000"/>
                <w:sz w:val="24"/>
                <w:szCs w:val="24"/>
              </w:rPr>
              <w:t>Transport</w:t>
            </w:r>
            <w:ins w:id="460" w:author="Nyamisi" w:date="2022-12-13T18:30:06Z">
              <w:r>
                <w:rPr>
                  <w:rFonts w:hint="default" w:ascii="Times New Roman" w:hAnsi="Times New Roman" w:cs="Times New Roman" w:eastAsiaTheme="minorHAnsi"/>
                  <w:color w:val="000000"/>
                  <w:sz w:val="24"/>
                  <w:szCs w:val="24"/>
                  <w:lang w:val="en-GB"/>
                </w:rPr>
                <w:t xml:space="preserve"> f</w:t>
              </w:r>
            </w:ins>
            <w:ins w:id="461" w:author="Nyamisi" w:date="2022-12-13T18:30:07Z">
              <w:r>
                <w:rPr>
                  <w:rFonts w:hint="default" w:ascii="Times New Roman" w:hAnsi="Times New Roman" w:cs="Times New Roman" w:eastAsiaTheme="minorHAnsi"/>
                  <w:color w:val="000000"/>
                  <w:sz w:val="24"/>
                  <w:szCs w:val="24"/>
                  <w:lang w:val="en-GB"/>
                </w:rPr>
                <w:t>rom</w:t>
              </w:r>
            </w:ins>
            <w:ins w:id="462" w:author="Nyamisi" w:date="2022-12-13T18:30:08Z">
              <w:r>
                <w:rPr>
                  <w:rFonts w:hint="default" w:ascii="Times New Roman" w:hAnsi="Times New Roman" w:cs="Times New Roman" w:eastAsiaTheme="minorHAnsi"/>
                  <w:color w:val="000000"/>
                  <w:sz w:val="24"/>
                  <w:szCs w:val="24"/>
                  <w:lang w:val="en-GB"/>
                </w:rPr>
                <w:t xml:space="preserve"> wh</w:t>
              </w:r>
            </w:ins>
            <w:ins w:id="463" w:author="Nyamisi" w:date="2022-12-13T18:30:09Z">
              <w:r>
                <w:rPr>
                  <w:rFonts w:hint="default" w:ascii="Times New Roman" w:hAnsi="Times New Roman" w:cs="Times New Roman" w:eastAsiaTheme="minorHAnsi"/>
                  <w:color w:val="000000"/>
                  <w:sz w:val="24"/>
                  <w:szCs w:val="24"/>
                  <w:lang w:val="en-GB"/>
                </w:rPr>
                <w:t>ere</w:t>
              </w:r>
            </w:ins>
            <w:ins w:id="464" w:author="Nyamisi" w:date="2022-12-13T18:30:13Z">
              <w:r>
                <w:rPr>
                  <w:rFonts w:hint="default" w:ascii="Times New Roman" w:hAnsi="Times New Roman" w:cs="Times New Roman" w:eastAsiaTheme="minorHAnsi"/>
                  <w:color w:val="000000"/>
                  <w:sz w:val="24"/>
                  <w:szCs w:val="24"/>
                  <w:lang w:val="en-GB"/>
                </w:rPr>
                <w:t xml:space="preserve"> t</w:t>
              </w:r>
            </w:ins>
            <w:ins w:id="465" w:author="Nyamisi" w:date="2022-12-13T18:30:14Z">
              <w:r>
                <w:rPr>
                  <w:rFonts w:hint="default" w:ascii="Times New Roman" w:hAnsi="Times New Roman" w:cs="Times New Roman" w:eastAsiaTheme="minorHAnsi"/>
                  <w:color w:val="000000"/>
                  <w:sz w:val="24"/>
                  <w:szCs w:val="24"/>
                  <w:lang w:val="en-GB"/>
                </w:rPr>
                <w:t>o w</w:t>
              </w:r>
            </w:ins>
            <w:ins w:id="466" w:author="Nyamisi" w:date="2022-12-13T18:30:15Z">
              <w:r>
                <w:rPr>
                  <w:rFonts w:hint="default" w:ascii="Times New Roman" w:hAnsi="Times New Roman" w:cs="Times New Roman" w:eastAsiaTheme="minorHAnsi"/>
                  <w:color w:val="000000"/>
                  <w:sz w:val="24"/>
                  <w:szCs w:val="24"/>
                  <w:lang w:val="en-GB"/>
                </w:rPr>
                <w:t>here</w:t>
              </w:r>
            </w:ins>
            <w:ins w:id="467" w:author="Nyamisi" w:date="2022-12-13T18:30:16Z">
              <w:r>
                <w:rPr>
                  <w:rFonts w:hint="default" w:ascii="Times New Roman" w:hAnsi="Times New Roman" w:cs="Times New Roman" w:eastAsiaTheme="minorHAnsi"/>
                  <w:color w:val="000000"/>
                  <w:sz w:val="24"/>
                  <w:szCs w:val="24"/>
                  <w:lang w:val="en-GB"/>
                </w:rPr>
                <w:t>??</w:t>
              </w:r>
            </w:ins>
            <w:del w:id="468" w:author="Nyamisi" w:date="2022-12-13T18:30:01Z">
              <w:r>
                <w:rPr>
                  <w:rFonts w:ascii="Times New Roman" w:hAnsi="Times New Roman" w:cs="Times New Roman" w:eastAsiaTheme="minorHAnsi"/>
                  <w:color w:val="000000"/>
                  <w:sz w:val="24"/>
                  <w:szCs w:val="24"/>
                </w:rPr>
                <w:delText>a</w:delText>
              </w:r>
            </w:del>
            <w:del w:id="469" w:author="Nyamisi" w:date="2022-12-13T18:30:00Z">
              <w:r>
                <w:rPr>
                  <w:rFonts w:ascii="Times New Roman" w:hAnsi="Times New Roman" w:cs="Times New Roman" w:eastAsiaTheme="minorHAnsi"/>
                  <w:color w:val="000000"/>
                  <w:sz w:val="24"/>
                  <w:szCs w:val="24"/>
                </w:rPr>
                <w:delText>tion</w:delText>
              </w:r>
            </w:del>
          </w:p>
        </w:tc>
        <w:tc>
          <w:tcPr>
            <w:tcW w:w="3828" w:type="dxa"/>
          </w:tcPr>
          <w:p>
            <w:pPr>
              <w:spacing w:line="360" w:lineRule="auto"/>
              <w:jc w:val="both"/>
              <w:rPr>
                <w:rFonts w:ascii="Times New Roman" w:hAnsi="Times New Roman" w:cs="Times New Roman" w:eastAsiaTheme="minorHAnsi"/>
                <w:color w:val="000000"/>
                <w:sz w:val="24"/>
                <w:szCs w:val="24"/>
              </w:rPr>
            </w:pPr>
            <w:r>
              <w:rPr>
                <w:rFonts w:ascii="Times New Roman" w:hAnsi="Times New Roman" w:cs="Times New Roman" w:eastAsiaTheme="minorHAnsi"/>
                <w:color w:val="000000"/>
                <w:sz w:val="24"/>
                <w:szCs w:val="24"/>
              </w:rPr>
              <w:t>7,000/=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97" w:type="dxa"/>
          </w:tcPr>
          <w:p>
            <w:pPr>
              <w:spacing w:line="360" w:lineRule="auto"/>
              <w:jc w:val="both"/>
              <w:rPr>
                <w:rFonts w:ascii="Times New Roman" w:hAnsi="Times New Roman" w:cs="Times New Roman" w:eastAsiaTheme="minorHAnsi"/>
                <w:color w:val="000000"/>
                <w:sz w:val="24"/>
                <w:szCs w:val="24"/>
              </w:rPr>
            </w:pPr>
            <w:commentRangeStart w:id="27"/>
            <w:r>
              <w:rPr>
                <w:rFonts w:ascii="Times New Roman" w:hAnsi="Times New Roman" w:cs="Times New Roman" w:eastAsiaTheme="minorHAnsi"/>
                <w:color w:val="000000"/>
                <w:sz w:val="24"/>
                <w:szCs w:val="24"/>
              </w:rPr>
              <w:t>Inoculation reagent and plate</w:t>
            </w:r>
            <w:commentRangeEnd w:id="27"/>
            <w:r>
              <w:commentReference w:id="27"/>
            </w:r>
          </w:p>
        </w:tc>
        <w:tc>
          <w:tcPr>
            <w:tcW w:w="3828" w:type="dxa"/>
          </w:tcPr>
          <w:p>
            <w:pPr>
              <w:spacing w:line="360" w:lineRule="auto"/>
              <w:jc w:val="both"/>
              <w:rPr>
                <w:rFonts w:ascii="Times New Roman" w:hAnsi="Times New Roman" w:cs="Times New Roman" w:eastAsiaTheme="minorHAnsi"/>
                <w:color w:val="000000"/>
                <w:sz w:val="24"/>
                <w:szCs w:val="24"/>
              </w:rPr>
            </w:pPr>
            <w:r>
              <w:rPr>
                <w:rFonts w:ascii="Times New Roman" w:hAnsi="Times New Roman" w:cs="Times New Roman" w:eastAsiaTheme="minorHAnsi"/>
                <w:color w:val="000000"/>
                <w:sz w:val="24"/>
                <w:szCs w:val="24"/>
              </w:rPr>
              <w:t>50,0000/=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97" w:type="dxa"/>
          </w:tcPr>
          <w:p>
            <w:pPr>
              <w:spacing w:line="360" w:lineRule="auto"/>
              <w:jc w:val="both"/>
              <w:rPr>
                <w:rFonts w:ascii="Times New Roman" w:hAnsi="Times New Roman" w:cs="Times New Roman" w:eastAsiaTheme="minorHAnsi"/>
                <w:color w:val="000000"/>
                <w:sz w:val="24"/>
                <w:szCs w:val="24"/>
              </w:rPr>
            </w:pPr>
            <w:commentRangeStart w:id="28"/>
            <w:r>
              <w:rPr>
                <w:rFonts w:ascii="Times New Roman" w:hAnsi="Times New Roman" w:cs="Times New Roman" w:eastAsiaTheme="minorHAnsi"/>
                <w:color w:val="000000"/>
                <w:sz w:val="24"/>
                <w:szCs w:val="24"/>
              </w:rPr>
              <w:t>Balance</w:t>
            </w:r>
            <w:commentRangeEnd w:id="28"/>
            <w:r>
              <w:commentReference w:id="28"/>
            </w:r>
          </w:p>
        </w:tc>
        <w:tc>
          <w:tcPr>
            <w:tcW w:w="3828" w:type="dxa"/>
          </w:tcPr>
          <w:p>
            <w:pPr>
              <w:spacing w:line="360" w:lineRule="auto"/>
              <w:jc w:val="both"/>
              <w:rPr>
                <w:rFonts w:ascii="Times New Roman" w:hAnsi="Times New Roman" w:cs="Times New Roman" w:eastAsiaTheme="minorHAnsi"/>
                <w:color w:val="000000"/>
                <w:sz w:val="24"/>
                <w:szCs w:val="24"/>
              </w:rPr>
            </w:pPr>
            <w:r>
              <w:rPr>
                <w:rFonts w:ascii="Times New Roman" w:hAnsi="Times New Roman" w:cs="Times New Roman" w:eastAsiaTheme="minorHAnsi"/>
                <w:color w:val="000000"/>
                <w:sz w:val="24"/>
                <w:szCs w:val="24"/>
              </w:rPr>
              <w:t>30,000/=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97" w:type="dxa"/>
          </w:tcPr>
          <w:p>
            <w:pPr>
              <w:spacing w:line="360" w:lineRule="auto"/>
              <w:jc w:val="both"/>
              <w:rPr>
                <w:rFonts w:ascii="Times New Roman" w:hAnsi="Times New Roman" w:cs="Times New Roman" w:eastAsiaTheme="minorHAnsi"/>
                <w:color w:val="000000"/>
                <w:sz w:val="24"/>
                <w:szCs w:val="24"/>
              </w:rPr>
            </w:pPr>
            <w:r>
              <w:rPr>
                <w:rFonts w:ascii="Times New Roman" w:hAnsi="Times New Roman" w:cs="Times New Roman" w:eastAsiaTheme="minorHAnsi"/>
                <w:color w:val="000000"/>
                <w:sz w:val="24"/>
                <w:szCs w:val="24"/>
              </w:rPr>
              <w:t>Total</w:t>
            </w:r>
          </w:p>
        </w:tc>
        <w:tc>
          <w:tcPr>
            <w:tcW w:w="3828" w:type="dxa"/>
          </w:tcPr>
          <w:p>
            <w:pPr>
              <w:spacing w:line="360" w:lineRule="auto"/>
              <w:jc w:val="both"/>
              <w:rPr>
                <w:rFonts w:ascii="Times New Roman" w:hAnsi="Times New Roman" w:cs="Times New Roman" w:eastAsiaTheme="minorHAnsi"/>
                <w:color w:val="000000"/>
                <w:sz w:val="24"/>
                <w:szCs w:val="24"/>
              </w:rPr>
            </w:pPr>
            <w:r>
              <w:rPr>
                <w:rFonts w:ascii="Times New Roman" w:hAnsi="Times New Roman" w:cs="Times New Roman" w:eastAsiaTheme="minorHAnsi"/>
                <w:color w:val="000000"/>
                <w:sz w:val="24"/>
                <w:szCs w:val="24"/>
              </w:rPr>
              <w:t>100,000/=</w:t>
            </w:r>
          </w:p>
        </w:tc>
      </w:tr>
    </w:tbl>
    <w:p>
      <w:pPr>
        <w:spacing w:line="360" w:lineRule="auto"/>
        <w:jc w:val="both"/>
        <w:rPr>
          <w:rFonts w:ascii="Times New Roman" w:hAnsi="Times New Roman" w:cs="Times New Roman" w:eastAsiaTheme="minorHAnsi"/>
          <w:color w:val="000000"/>
          <w:sz w:val="24"/>
          <w:szCs w:val="24"/>
        </w:rPr>
      </w:pPr>
    </w:p>
    <w:p>
      <w:pPr>
        <w:spacing w:line="360" w:lineRule="auto"/>
        <w:jc w:val="both"/>
        <w:rPr>
          <w:rFonts w:ascii="Times New Roman" w:hAnsi="Times New Roman" w:cs="Times New Roman" w:eastAsiaTheme="minorHAnsi"/>
          <w:color w:val="000000"/>
          <w:sz w:val="24"/>
          <w:szCs w:val="24"/>
        </w:rPr>
      </w:pPr>
    </w:p>
    <w:p>
      <w:pPr>
        <w:spacing w:line="360" w:lineRule="auto"/>
        <w:jc w:val="both"/>
        <w:rPr>
          <w:rFonts w:ascii="Times New Roman" w:hAnsi="Times New Roman" w:cs="Times New Roman" w:eastAsiaTheme="minorHAnsi"/>
          <w:color w:val="000000"/>
          <w:sz w:val="24"/>
          <w:szCs w:val="24"/>
        </w:rPr>
      </w:pPr>
    </w:p>
    <w:p>
      <w:pPr>
        <w:spacing w:line="360" w:lineRule="auto"/>
        <w:jc w:val="both"/>
        <w:rPr>
          <w:rFonts w:ascii="Times New Roman" w:hAnsi="Times New Roman" w:cs="Times New Roman" w:eastAsiaTheme="minorHAnsi"/>
          <w:color w:val="000000"/>
          <w:sz w:val="24"/>
          <w:szCs w:val="24"/>
        </w:rPr>
      </w:pPr>
    </w:p>
    <w:p>
      <w:pPr>
        <w:spacing w:line="360" w:lineRule="auto"/>
        <w:jc w:val="both"/>
        <w:rPr>
          <w:rFonts w:ascii="Times New Roman" w:hAnsi="Times New Roman" w:cs="Times New Roman" w:eastAsiaTheme="minorHAnsi"/>
          <w:color w:val="000000"/>
          <w:sz w:val="24"/>
          <w:szCs w:val="24"/>
        </w:rPr>
      </w:pPr>
    </w:p>
    <w:p>
      <w:pPr>
        <w:spacing w:line="360" w:lineRule="auto"/>
        <w:jc w:val="both"/>
        <w:rPr>
          <w:rFonts w:ascii="Times New Roman" w:hAnsi="Times New Roman" w:cs="Times New Roman" w:eastAsiaTheme="minorHAnsi"/>
          <w:color w:val="000000"/>
          <w:sz w:val="24"/>
          <w:szCs w:val="24"/>
        </w:rPr>
      </w:pPr>
    </w:p>
    <w:p>
      <w:pPr>
        <w:spacing w:line="360" w:lineRule="auto"/>
        <w:jc w:val="both"/>
        <w:rPr>
          <w:rFonts w:ascii="Times New Roman" w:hAnsi="Times New Roman" w:cs="Times New Roman" w:eastAsiaTheme="minorHAnsi"/>
          <w:color w:val="000000"/>
          <w:sz w:val="24"/>
          <w:szCs w:val="24"/>
        </w:rPr>
      </w:pPr>
    </w:p>
    <w:p>
      <w:pPr>
        <w:spacing w:line="360" w:lineRule="auto"/>
        <w:jc w:val="both"/>
        <w:rPr>
          <w:rFonts w:ascii="Times New Roman" w:hAnsi="Times New Roman" w:cs="Times New Roman" w:eastAsiaTheme="minorHAnsi"/>
          <w:color w:val="000000"/>
          <w:sz w:val="24"/>
          <w:szCs w:val="24"/>
        </w:rPr>
      </w:pPr>
    </w:p>
    <w:p>
      <w:pPr>
        <w:pStyle w:val="2"/>
        <w:spacing w:line="360" w:lineRule="auto"/>
        <w:rPr>
          <w:rFonts w:cs="Times New Roman"/>
          <w:szCs w:val="24"/>
        </w:rPr>
      </w:pPr>
      <w:bookmarkStart w:id="38" w:name="_Toc121708805"/>
      <w:bookmarkStart w:id="39" w:name="_Toc94492886"/>
      <w:commentRangeStart w:id="29"/>
      <w:r>
        <w:rPr>
          <w:rFonts w:cs="Times New Roman"/>
          <w:szCs w:val="24"/>
        </w:rPr>
        <w:t>4.0 REFERE</w:t>
      </w:r>
      <w:r>
        <w:rPr>
          <w:rStyle w:val="26"/>
          <w:rFonts w:cs="Times New Roman"/>
          <w:b/>
          <w:szCs w:val="24"/>
        </w:rPr>
        <w:t>N</w:t>
      </w:r>
      <w:r>
        <w:rPr>
          <w:rFonts w:cs="Times New Roman"/>
          <w:szCs w:val="24"/>
        </w:rPr>
        <w:t>CES</w:t>
      </w:r>
      <w:bookmarkEnd w:id="38"/>
      <w:bookmarkEnd w:id="39"/>
      <w:commentRangeEnd w:id="29"/>
      <w:r>
        <w:commentReference w:id="29"/>
      </w:r>
    </w:p>
    <w:p>
      <w:pPr>
        <w:spacing w:line="360" w:lineRule="auto"/>
        <w:rPr>
          <w:rFonts w:ascii="Times New Roman" w:hAnsi="Times New Roman" w:cs="Times New Roman"/>
          <w:b/>
          <w:sz w:val="24"/>
          <w:szCs w:val="24"/>
        </w:rPr>
      </w:pPr>
      <w:r>
        <w:rPr>
          <w:rFonts w:ascii="Times New Roman" w:hAnsi="Times New Roman" w:cs="Times New Roman"/>
          <w:sz w:val="24"/>
          <w:szCs w:val="24"/>
        </w:rPr>
        <w:t>Adinortey, C. A., Aheto, D. W., Boateng, A. A., &amp; Agbeko, R. (2020). Multiple Antibiotic Resistance-Coliform Bacteria in Some Selected Fish Farms of the Central Region of Ghana. </w:t>
      </w:r>
      <w:r>
        <w:rPr>
          <w:rFonts w:ascii="Times New Roman" w:hAnsi="Times New Roman" w:cs="Times New Roman"/>
          <w:i/>
          <w:iCs/>
          <w:sz w:val="24"/>
          <w:szCs w:val="24"/>
        </w:rPr>
        <w:t>Scientific</w:t>
      </w:r>
      <w:r>
        <w:rPr>
          <w:rFonts w:ascii="Times New Roman" w:hAnsi="Times New Roman" w:cs="Times New Roman"/>
          <w:sz w:val="24"/>
          <w:szCs w:val="24"/>
        </w:rPr>
        <w:t>, </w:t>
      </w:r>
      <w:r>
        <w:rPr>
          <w:rFonts w:ascii="Times New Roman" w:hAnsi="Times New Roman" w:cs="Times New Roman"/>
          <w:i/>
          <w:iCs/>
          <w:sz w:val="24"/>
          <w:szCs w:val="24"/>
        </w:rPr>
        <w:t>2020</w:t>
      </w:r>
      <w:r>
        <w:rPr>
          <w:rFonts w:ascii="Times New Roman" w:hAnsi="Times New Roman" w:cs="Times New Roman"/>
          <w:sz w:val="24"/>
          <w:szCs w:val="24"/>
        </w:rPr>
        <w:t>.</w:t>
      </w:r>
    </w:p>
    <w:p>
      <w:pPr>
        <w:spacing w:line="360" w:lineRule="auto"/>
        <w:rPr>
          <w:rFonts w:ascii="Times New Roman" w:hAnsi="Times New Roman" w:cs="Times New Roman"/>
          <w:b/>
          <w:color w:val="222222"/>
          <w:sz w:val="24"/>
          <w:szCs w:val="24"/>
          <w:shd w:val="clear" w:color="auto" w:fill="FFFFFF"/>
        </w:rPr>
      </w:pPr>
      <w:r>
        <w:rPr>
          <w:rFonts w:ascii="Times New Roman" w:hAnsi="Times New Roman" w:cs="Times New Roman"/>
          <w:color w:val="222222"/>
          <w:sz w:val="24"/>
          <w:szCs w:val="24"/>
          <w:shd w:val="clear" w:color="auto" w:fill="FFFFFF"/>
        </w:rPr>
        <w:t xml:space="preserve"> Amosa, P. (2017). Profiling the Chemical and Microbiological Composition of the Vaisigano and Fuluasou Rivers.</w:t>
      </w:r>
    </w:p>
    <w:p>
      <w:pPr>
        <w:spacing w:line="360" w:lineRule="auto"/>
        <w:rPr>
          <w:rFonts w:ascii="Times New Roman" w:hAnsi="Times New Roman" w:cs="Times New Roman"/>
          <w:b/>
          <w:color w:val="222222"/>
          <w:sz w:val="24"/>
          <w:szCs w:val="24"/>
          <w:shd w:val="clear" w:color="auto" w:fill="FFFFFF"/>
        </w:rPr>
      </w:pPr>
      <w:r>
        <w:rPr>
          <w:rFonts w:ascii="Times New Roman" w:hAnsi="Times New Roman" w:cs="Times New Roman"/>
          <w:color w:val="222222"/>
          <w:sz w:val="24"/>
          <w:szCs w:val="24"/>
          <w:shd w:val="clear" w:color="auto" w:fill="FFFFFF"/>
        </w:rPr>
        <w:t xml:space="preserve"> Mlejnková, H., &amp; Sovova, K. (2012). Impact of fish pond manuring on microbial water quality. </w:t>
      </w:r>
      <w:r>
        <w:rPr>
          <w:rFonts w:ascii="Times New Roman" w:hAnsi="Times New Roman" w:cs="Times New Roman"/>
          <w:i/>
          <w:iCs/>
          <w:color w:val="222222"/>
          <w:sz w:val="24"/>
          <w:szCs w:val="24"/>
          <w:shd w:val="clear" w:color="auto" w:fill="FFFFFF"/>
        </w:rPr>
        <w:t>Acta Universitatis Agriculture et Silviculturae Mendelianae Brunensis</w:t>
      </w:r>
      <w:r>
        <w:rPr>
          <w:rFonts w:ascii="Times New Roman" w:hAnsi="Times New Roman" w:cs="Times New Roman"/>
          <w:color w:val="222222"/>
          <w:sz w:val="24"/>
          <w:szCs w:val="24"/>
          <w:shd w:val="clear" w:color="auto" w:fill="FFFFFF"/>
        </w:rPr>
        <w:t xml:space="preserve"> </w:t>
      </w:r>
    </w:p>
    <w:p>
      <w:pPr>
        <w:spacing w:line="360" w:lineRule="auto"/>
        <w:rPr>
          <w:rFonts w:ascii="Times New Roman" w:hAnsi="Times New Roman" w:cs="Times New Roman"/>
          <w:b/>
          <w:color w:val="222222"/>
          <w:sz w:val="24"/>
          <w:szCs w:val="24"/>
          <w:shd w:val="clear" w:color="auto" w:fill="FFFFFF"/>
        </w:rPr>
      </w:pPr>
      <w:r>
        <w:rPr>
          <w:rFonts w:ascii="Times New Roman" w:hAnsi="Times New Roman" w:cs="Times New Roman"/>
          <w:color w:val="222222"/>
          <w:sz w:val="24"/>
          <w:szCs w:val="24"/>
          <w:shd w:val="clear" w:color="auto" w:fill="FFFFFF"/>
        </w:rPr>
        <w:t>Yi, Y., Lin, C., Wang, W., and Song, J. (2021). Habitat and seasonal variations in bacterial community structure and diversity in sediments of a Shallow lake. </w:t>
      </w:r>
      <w:r>
        <w:rPr>
          <w:rFonts w:ascii="Times New Roman" w:hAnsi="Times New Roman" w:cs="Times New Roman"/>
          <w:i/>
          <w:iCs/>
          <w:color w:val="222222"/>
          <w:sz w:val="24"/>
          <w:szCs w:val="24"/>
          <w:shd w:val="clear" w:color="auto" w:fill="FFFFFF"/>
        </w:rPr>
        <w:t>Ecological Indicators</w:t>
      </w:r>
    </w:p>
    <w:p>
      <w:pPr>
        <w:spacing w:line="360" w:lineRule="auto"/>
        <w:rPr>
          <w:rFonts w:ascii="Times New Roman" w:hAnsi="Times New Roman" w:cs="Times New Roman"/>
          <w:b/>
          <w:color w:val="222222"/>
          <w:sz w:val="24"/>
          <w:szCs w:val="24"/>
          <w:shd w:val="clear" w:color="auto" w:fill="FFFFFF"/>
        </w:rPr>
      </w:pPr>
      <w:r>
        <w:rPr>
          <w:rFonts w:ascii="Times New Roman" w:hAnsi="Times New Roman" w:cs="Times New Roman"/>
          <w:color w:val="222222"/>
          <w:sz w:val="24"/>
          <w:szCs w:val="24"/>
          <w:shd w:val="clear" w:color="auto" w:fill="FFFFFF"/>
        </w:rPr>
        <w:t xml:space="preserve"> Chinedu, S. N., Nwinyi, O. C., Oluwadamisi, A. Y., &amp; Eze, V. N. (2011). Assessment of water quality in Canaan land, Ota, southwest Nigeria. </w:t>
      </w:r>
      <w:r>
        <w:rPr>
          <w:rFonts w:ascii="Times New Roman" w:hAnsi="Times New Roman" w:cs="Times New Roman"/>
          <w:i/>
          <w:iCs/>
          <w:color w:val="222222"/>
          <w:sz w:val="24"/>
          <w:szCs w:val="24"/>
          <w:shd w:val="clear" w:color="auto" w:fill="FFFFFF"/>
        </w:rPr>
        <w:t>Agriculture and Biology Journal of North America</w:t>
      </w:r>
      <w:r>
        <w:rPr>
          <w:rFonts w:ascii="Times New Roman" w:hAnsi="Times New Roman" w:cs="Times New Roman"/>
          <w:color w:val="222222"/>
          <w:sz w:val="24"/>
          <w:szCs w:val="24"/>
          <w:shd w:val="clear" w:color="auto" w:fill="FFFFFF"/>
        </w:rPr>
        <w:t>.</w:t>
      </w:r>
    </w:p>
    <w:p>
      <w:pPr>
        <w:spacing w:line="360" w:lineRule="auto"/>
        <w:rPr>
          <w:rFonts w:ascii="Times New Roman" w:hAnsi="Times New Roman" w:cs="Times New Roman"/>
          <w:b/>
          <w:color w:val="222222"/>
          <w:sz w:val="24"/>
          <w:szCs w:val="24"/>
          <w:shd w:val="clear" w:color="auto" w:fill="FFFFFF"/>
        </w:rPr>
      </w:pPr>
      <w:r>
        <w:rPr>
          <w:rFonts w:ascii="Times New Roman" w:hAnsi="Times New Roman" w:cs="Times New Roman"/>
          <w:color w:val="222222"/>
          <w:sz w:val="24"/>
          <w:szCs w:val="24"/>
          <w:shd w:val="clear" w:color="auto" w:fill="FFFFFF"/>
        </w:rPr>
        <w:t xml:space="preserve"> Chao, X., Jia, Y., Shields Jr, F. D., Wang, S. S., &amp; Cooper, C. M. (2007). Numerical modeling of water quality and sediment related processes. </w:t>
      </w:r>
      <w:r>
        <w:rPr>
          <w:rFonts w:ascii="Times New Roman" w:hAnsi="Times New Roman" w:cs="Times New Roman"/>
          <w:i/>
          <w:iCs/>
          <w:color w:val="222222"/>
          <w:sz w:val="24"/>
          <w:szCs w:val="24"/>
          <w:shd w:val="clear" w:color="auto" w:fill="FFFFFF"/>
        </w:rPr>
        <w:t>Ecological modelling</w:t>
      </w:r>
    </w:p>
    <w:p>
      <w:pPr>
        <w:spacing w:line="360" w:lineRule="auto"/>
        <w:rPr>
          <w:rFonts w:ascii="Times New Roman" w:hAnsi="Times New Roman" w:cs="Times New Roman"/>
          <w:b/>
          <w:color w:val="222222"/>
          <w:sz w:val="24"/>
          <w:szCs w:val="24"/>
          <w:shd w:val="clear" w:color="auto" w:fill="FFFFFF"/>
        </w:rPr>
      </w:pPr>
      <w:r>
        <w:rPr>
          <w:rFonts w:ascii="Times New Roman" w:hAnsi="Times New Roman" w:cs="Times New Roman"/>
          <w:color w:val="222222"/>
          <w:sz w:val="24"/>
          <w:szCs w:val="24"/>
          <w:shd w:val="clear" w:color="auto" w:fill="FFFFFF"/>
        </w:rPr>
        <w:t xml:space="preserve"> Mango, L. M., Melesse, A., McClain, M. E., Gann, D., &amp; Setegn, S. G. (2010). A modeling approach to determine the impacts of land use and climate change scenarios on the water flux of the upper Mara River.</w:t>
      </w:r>
    </w:p>
    <w:p>
      <w:pPr>
        <w:spacing w:line="360" w:lineRule="auto"/>
        <w:rPr>
          <w:rFonts w:ascii="Times New Roman" w:hAnsi="Times New Roman" w:cs="Times New Roman"/>
          <w:b/>
          <w:color w:val="222222"/>
          <w:sz w:val="24"/>
          <w:szCs w:val="24"/>
          <w:shd w:val="clear" w:color="auto" w:fill="FFFFFF"/>
        </w:rPr>
      </w:pPr>
      <w:r>
        <w:rPr>
          <w:rFonts w:ascii="Times New Roman" w:hAnsi="Times New Roman" w:cs="Times New Roman"/>
          <w:color w:val="222222"/>
          <w:sz w:val="24"/>
          <w:szCs w:val="24"/>
          <w:shd w:val="clear" w:color="auto" w:fill="FFFFFF"/>
        </w:rPr>
        <w:t xml:space="preserve"> Geldreich, E. E. (1989). Drinking water microbiology—new directions toward water quality enhancement. </w:t>
      </w:r>
      <w:r>
        <w:rPr>
          <w:rFonts w:ascii="Times New Roman" w:hAnsi="Times New Roman" w:cs="Times New Roman"/>
          <w:i/>
          <w:iCs/>
          <w:color w:val="222222"/>
          <w:sz w:val="24"/>
          <w:szCs w:val="24"/>
          <w:shd w:val="clear" w:color="auto" w:fill="FFFFFF"/>
        </w:rPr>
        <w:t>International journal of food microbiology</w:t>
      </w:r>
      <w:r>
        <w:rPr>
          <w:rFonts w:ascii="Times New Roman" w:hAnsi="Times New Roman" w:cs="Times New Roman"/>
          <w:color w:val="222222"/>
          <w:sz w:val="24"/>
          <w:szCs w:val="24"/>
          <w:shd w:val="clear" w:color="auto" w:fill="FFFFFF"/>
        </w:rPr>
        <w:t>.</w:t>
      </w:r>
    </w:p>
    <w:p>
      <w:pPr>
        <w:spacing w:line="360" w:lineRule="auto"/>
        <w:rPr>
          <w:rFonts w:ascii="Times New Roman" w:hAnsi="Times New Roman" w:cs="Times New Roman"/>
          <w:b/>
          <w:color w:val="222222"/>
          <w:sz w:val="24"/>
          <w:szCs w:val="24"/>
          <w:shd w:val="clear" w:color="auto" w:fill="FFFFFF"/>
        </w:rPr>
      </w:pPr>
      <w:r>
        <w:rPr>
          <w:rFonts w:ascii="Times New Roman" w:hAnsi="Times New Roman" w:cs="Times New Roman"/>
          <w:color w:val="222222"/>
          <w:sz w:val="24"/>
          <w:szCs w:val="24"/>
          <w:shd w:val="clear" w:color="auto" w:fill="FFFFFF"/>
        </w:rPr>
        <w:t xml:space="preserve"> Yagoub, S. O., &amp; Ahmed, R. Y. (2009). Microbiological evaluation of the quality of tap water distributed at Khartoum state. </w:t>
      </w:r>
      <w:r>
        <w:rPr>
          <w:rFonts w:ascii="Times New Roman" w:hAnsi="Times New Roman" w:cs="Times New Roman"/>
          <w:i/>
          <w:iCs/>
          <w:color w:val="222222"/>
          <w:sz w:val="24"/>
          <w:szCs w:val="24"/>
          <w:shd w:val="clear" w:color="auto" w:fill="FFFFFF"/>
        </w:rPr>
        <w:t>Research journal of microbiology</w:t>
      </w:r>
      <w:r>
        <w:rPr>
          <w:rFonts w:ascii="Times New Roman" w:hAnsi="Times New Roman" w:cs="Times New Roman"/>
          <w:color w:val="222222"/>
          <w:sz w:val="24"/>
          <w:szCs w:val="24"/>
          <w:shd w:val="clear" w:color="auto" w:fill="FFFFFF"/>
        </w:rPr>
        <w:t>.</w:t>
      </w:r>
    </w:p>
    <w:p>
      <w:pPr>
        <w:spacing w:line="360" w:lineRule="auto"/>
        <w:rPr>
          <w:rFonts w:ascii="Times New Roman" w:hAnsi="Times New Roman" w:cs="Times New Roman"/>
          <w:b/>
          <w:color w:val="222222"/>
          <w:sz w:val="24"/>
          <w:szCs w:val="24"/>
          <w:shd w:val="clear" w:color="auto" w:fill="FFFFFF"/>
        </w:rPr>
      </w:pPr>
      <w:r>
        <w:rPr>
          <w:rFonts w:ascii="Times New Roman" w:hAnsi="Times New Roman" w:cs="Times New Roman"/>
          <w:color w:val="222222"/>
          <w:sz w:val="24"/>
          <w:szCs w:val="24"/>
          <w:shd w:val="clear" w:color="auto" w:fill="FFFFFF"/>
        </w:rPr>
        <w:t xml:space="preserve"> Hlordzi, V., Kuebutornye, F. K., Afriyie, G., Abarike, E. D., Lu, Y., Chi, S., &amp; Anokyewaa, M. A. (2020). The use of Bacillus species in maintenance of water quality in aquaculture: A review. </w:t>
      </w:r>
      <w:r>
        <w:rPr>
          <w:rFonts w:ascii="Times New Roman" w:hAnsi="Times New Roman" w:cs="Times New Roman"/>
          <w:i/>
          <w:iCs/>
          <w:color w:val="222222"/>
          <w:sz w:val="24"/>
          <w:szCs w:val="24"/>
          <w:shd w:val="clear" w:color="auto" w:fill="FFFFFF"/>
        </w:rPr>
        <w:t>Aquaculture Reports</w:t>
      </w:r>
      <w:r>
        <w:rPr>
          <w:rFonts w:ascii="Times New Roman" w:hAnsi="Times New Roman" w:cs="Times New Roman"/>
          <w:color w:val="222222"/>
          <w:sz w:val="24"/>
          <w:szCs w:val="24"/>
          <w:shd w:val="clear" w:color="auto" w:fill="FFFFFF"/>
        </w:rPr>
        <w:t>, </w:t>
      </w:r>
    </w:p>
    <w:p>
      <w:pPr>
        <w:spacing w:line="360" w:lineRule="auto"/>
        <w:rPr>
          <w:rFonts w:ascii="Times New Roman" w:hAnsi="Times New Roman" w:cs="Times New Roman"/>
          <w:b/>
          <w:color w:val="222222"/>
          <w:sz w:val="24"/>
          <w:szCs w:val="24"/>
          <w:shd w:val="clear" w:color="auto" w:fill="FFFFFF"/>
        </w:rPr>
      </w:pPr>
      <w:r>
        <w:rPr>
          <w:rFonts w:ascii="Times New Roman" w:hAnsi="Times New Roman" w:cs="Times New Roman"/>
          <w:color w:val="222222"/>
          <w:sz w:val="24"/>
          <w:szCs w:val="24"/>
          <w:shd w:val="clear" w:color="auto" w:fill="FFFFFF"/>
        </w:rPr>
        <w:t xml:space="preserve"> Yukgehnaish, K., Kumar, P., Sivachandran, P., Marimuthu, K., Arshad, A., Paray, B. A., &amp; Arockiaraj, J. (2020). Gut microbiota metagenomics in aquaculture: Factors influencing gut microbiome and its physiological role in fish. </w:t>
      </w:r>
      <w:r>
        <w:rPr>
          <w:rFonts w:ascii="Times New Roman" w:hAnsi="Times New Roman" w:cs="Times New Roman"/>
          <w:i/>
          <w:iCs/>
          <w:color w:val="222222"/>
          <w:sz w:val="24"/>
          <w:szCs w:val="24"/>
          <w:shd w:val="clear" w:color="auto" w:fill="FFFFFF"/>
        </w:rPr>
        <w:t>Reviews in Aquaculture</w:t>
      </w:r>
      <w:r>
        <w:rPr>
          <w:rFonts w:ascii="Times New Roman" w:hAnsi="Times New Roman" w:cs="Times New Roman"/>
          <w:color w:val="222222"/>
          <w:sz w:val="24"/>
          <w:szCs w:val="24"/>
          <w:shd w:val="clear" w:color="auto" w:fill="FFFFFF"/>
        </w:rPr>
        <w:t xml:space="preserve">. </w:t>
      </w:r>
    </w:p>
    <w:p>
      <w:pPr>
        <w:spacing w:line="360" w:lineRule="auto"/>
        <w:rPr>
          <w:rFonts w:ascii="Times New Roman" w:hAnsi="Times New Roman" w:cs="Times New Roman"/>
          <w:b/>
          <w:color w:val="222222"/>
          <w:sz w:val="24"/>
          <w:szCs w:val="24"/>
          <w:shd w:val="clear" w:color="auto" w:fill="FFFFFF"/>
        </w:rPr>
      </w:pPr>
      <w:r>
        <w:rPr>
          <w:rFonts w:ascii="Times New Roman" w:hAnsi="Times New Roman" w:cs="Times New Roman"/>
          <w:color w:val="222222"/>
          <w:sz w:val="24"/>
          <w:szCs w:val="24"/>
          <w:shd w:val="clear" w:color="auto" w:fill="FFFFFF"/>
        </w:rPr>
        <w:t>Hassall, C. (2014). The ecology and biodiversity of urban ponds. </w:t>
      </w:r>
      <w:r>
        <w:rPr>
          <w:rFonts w:ascii="Times New Roman" w:hAnsi="Times New Roman" w:cs="Times New Roman"/>
          <w:i/>
          <w:iCs/>
          <w:color w:val="222222"/>
          <w:sz w:val="24"/>
          <w:szCs w:val="24"/>
          <w:shd w:val="clear" w:color="auto" w:fill="FFFFFF"/>
        </w:rPr>
        <w:t>Wiley Interdisciplinary Reviews: Water</w:t>
      </w:r>
    </w:p>
    <w:p>
      <w:pPr>
        <w:spacing w:line="360" w:lineRule="auto"/>
        <w:rPr>
          <w:rFonts w:ascii="Times New Roman" w:hAnsi="Times New Roman" w:cs="Times New Roman"/>
          <w:b/>
          <w:color w:val="222222"/>
          <w:sz w:val="24"/>
          <w:szCs w:val="24"/>
          <w:shd w:val="clear" w:color="auto" w:fill="FFFFFF"/>
        </w:rPr>
      </w:pPr>
      <w:r>
        <w:rPr>
          <w:rFonts w:ascii="Times New Roman" w:hAnsi="Times New Roman" w:cs="Times New Roman"/>
          <w:color w:val="222222"/>
          <w:sz w:val="24"/>
          <w:szCs w:val="24"/>
          <w:shd w:val="clear" w:color="auto" w:fill="FFFFFF"/>
        </w:rPr>
        <w:t xml:space="preserve"> Hansson, L. A., Nicolle, A., Brodersen, J., Romare, P., Anders Nilsson, P., Brönmark, C., &amp; Skov, C. (2007). Consequences of fish predation, migration, and juvenile ontogeny on zooplankton spring dynamics. </w:t>
      </w:r>
      <w:r>
        <w:rPr>
          <w:rFonts w:ascii="Times New Roman" w:hAnsi="Times New Roman" w:cs="Times New Roman"/>
          <w:i/>
          <w:iCs/>
          <w:color w:val="222222"/>
          <w:sz w:val="24"/>
          <w:szCs w:val="24"/>
          <w:shd w:val="clear" w:color="auto" w:fill="FFFFFF"/>
        </w:rPr>
        <w:t>Limnology and Oceanography</w:t>
      </w:r>
      <w:r>
        <w:rPr>
          <w:rFonts w:ascii="Times New Roman" w:hAnsi="Times New Roman" w:cs="Times New Roman"/>
          <w:color w:val="222222"/>
          <w:sz w:val="24"/>
          <w:szCs w:val="24"/>
          <w:shd w:val="clear" w:color="auto" w:fill="FFFFFF"/>
        </w:rPr>
        <w:t xml:space="preserve"> </w:t>
      </w:r>
    </w:p>
    <w:p>
      <w:p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Sabatino, M. J., Kunkel, S. T., Ramkumar, D. B., Keeney, B. J., &amp; Jevsevar, D. S. (2018). Excess opioid medication and variation in prescribing patterns following common orthopaedic procedures. </w:t>
      </w:r>
      <w:r>
        <w:rPr>
          <w:rFonts w:ascii="Times New Roman" w:hAnsi="Times New Roman" w:cs="Times New Roman"/>
          <w:i/>
          <w:iCs/>
          <w:color w:val="222222"/>
          <w:sz w:val="24"/>
          <w:szCs w:val="24"/>
          <w:shd w:val="clear" w:color="auto" w:fill="FFFFFF"/>
        </w:rPr>
        <w:t>The Journal of bone and joint surgery. American volume</w:t>
      </w:r>
      <w:r>
        <w:rPr>
          <w:rFonts w:ascii="Times New Roman" w:hAnsi="Times New Roman" w:cs="Times New Roman"/>
          <w:color w:val="222222"/>
          <w:sz w:val="24"/>
          <w:szCs w:val="24"/>
          <w:shd w:val="clear" w:color="auto" w:fill="FFFFFF"/>
        </w:rPr>
        <w:t>, </w:t>
      </w:r>
      <w:r>
        <w:rPr>
          <w:rFonts w:ascii="Times New Roman" w:hAnsi="Times New Roman" w:cs="Times New Roman"/>
          <w:i/>
          <w:iCs/>
          <w:color w:val="222222"/>
          <w:sz w:val="24"/>
          <w:szCs w:val="24"/>
          <w:shd w:val="clear" w:color="auto" w:fill="FFFFFF"/>
        </w:rPr>
        <w:t>100</w:t>
      </w:r>
      <w:r>
        <w:rPr>
          <w:rFonts w:ascii="Times New Roman" w:hAnsi="Times New Roman" w:cs="Times New Roman"/>
          <w:b/>
          <w:color w:val="222222"/>
          <w:sz w:val="24"/>
          <w:szCs w:val="24"/>
          <w:shd w:val="clear" w:color="auto" w:fill="FFFFFF"/>
        </w:rPr>
        <w:t>(3)</w:t>
      </w:r>
    </w:p>
    <w:p>
      <w:p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Bhatnagar, A., &amp; Devi, P. (2013). Water quality guidelines for the management of pond fish culture. </w:t>
      </w:r>
      <w:r>
        <w:rPr>
          <w:rFonts w:ascii="Times New Roman" w:hAnsi="Times New Roman" w:cs="Times New Roman"/>
          <w:i/>
          <w:iCs/>
          <w:color w:val="222222"/>
          <w:sz w:val="24"/>
          <w:szCs w:val="24"/>
          <w:shd w:val="clear" w:color="auto" w:fill="FFFFFF"/>
        </w:rPr>
        <w:t>International journal of environmental sciences</w:t>
      </w:r>
      <w:r>
        <w:rPr>
          <w:rFonts w:ascii="Times New Roman" w:hAnsi="Times New Roman" w:cs="Times New Roman"/>
          <w:color w:val="222222"/>
          <w:sz w:val="24"/>
          <w:szCs w:val="24"/>
          <w:shd w:val="clear" w:color="auto" w:fill="FFFFFF"/>
        </w:rPr>
        <w:t>, </w:t>
      </w:r>
      <w:r>
        <w:rPr>
          <w:rFonts w:ascii="Times New Roman" w:hAnsi="Times New Roman" w:cs="Times New Roman"/>
          <w:i/>
          <w:iCs/>
          <w:color w:val="222222"/>
          <w:sz w:val="24"/>
          <w:szCs w:val="24"/>
          <w:shd w:val="clear" w:color="auto" w:fill="FFFFFF"/>
        </w:rPr>
        <w:t>3</w:t>
      </w:r>
      <w:r>
        <w:rPr>
          <w:rFonts w:ascii="Times New Roman" w:hAnsi="Times New Roman" w:cs="Times New Roman"/>
          <w:color w:val="222222"/>
          <w:sz w:val="24"/>
          <w:szCs w:val="24"/>
          <w:shd w:val="clear" w:color="auto" w:fill="FFFFFF"/>
        </w:rPr>
        <w:t>(</w:t>
      </w:r>
      <w:r>
        <w:rPr>
          <w:rFonts w:ascii="Times New Roman" w:hAnsi="Times New Roman" w:cs="Times New Roman"/>
          <w:b/>
          <w:color w:val="222222"/>
          <w:sz w:val="24"/>
          <w:szCs w:val="24"/>
          <w:shd w:val="clear" w:color="auto" w:fill="FFFFFF"/>
        </w:rPr>
        <w:t>6)</w:t>
      </w:r>
    </w:p>
    <w:p>
      <w:pPr>
        <w:spacing w:line="360" w:lineRule="auto"/>
        <w:rPr>
          <w:rFonts w:ascii="Times New Roman" w:hAnsi="Times New Roman" w:cs="Times New Roman"/>
          <w:b/>
          <w:color w:val="222222"/>
          <w:sz w:val="24"/>
          <w:szCs w:val="24"/>
          <w:shd w:val="clear" w:color="auto" w:fill="FFFFFF"/>
        </w:rPr>
      </w:pPr>
      <w:r>
        <w:rPr>
          <w:rFonts w:ascii="Times New Roman" w:hAnsi="Times New Roman" w:cs="Times New Roman"/>
          <w:color w:val="222222"/>
          <w:sz w:val="24"/>
          <w:szCs w:val="24"/>
          <w:shd w:val="clear" w:color="auto" w:fill="FFFFFF"/>
        </w:rPr>
        <w:t xml:space="preserve"> Zhang, J., Xia, A., Yao, D., Guo, X., Lam, S. S., Huang, Y., ... &amp; Liao, Q. (2022). Removal of oxytetracycline and ofloxacin in wastewater by microalgae-bacteria symbiosis for bioenergy production. </w:t>
      </w:r>
      <w:r>
        <w:rPr>
          <w:rFonts w:ascii="Times New Roman" w:hAnsi="Times New Roman" w:cs="Times New Roman"/>
          <w:i/>
          <w:iCs/>
          <w:color w:val="222222"/>
          <w:sz w:val="24"/>
          <w:szCs w:val="24"/>
          <w:shd w:val="clear" w:color="auto" w:fill="FFFFFF"/>
        </w:rPr>
        <w:t>Bio resource Technology</w:t>
      </w:r>
      <w:r>
        <w:rPr>
          <w:rFonts w:ascii="Times New Roman" w:hAnsi="Times New Roman" w:cs="Times New Roman"/>
          <w:color w:val="222222"/>
          <w:sz w:val="24"/>
          <w:szCs w:val="24"/>
          <w:shd w:val="clear" w:color="auto" w:fill="FFFFFF"/>
        </w:rPr>
        <w:t>.</w:t>
      </w:r>
    </w:p>
    <w:p>
      <w:pPr>
        <w:spacing w:line="360" w:lineRule="auto"/>
        <w:rPr>
          <w:rFonts w:ascii="Times New Roman" w:hAnsi="Times New Roman" w:cs="Times New Roman"/>
          <w:sz w:val="24"/>
          <w:szCs w:val="24"/>
        </w:rPr>
      </w:pPr>
    </w:p>
    <w:p>
      <w:p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sz w:val="24"/>
          <w:szCs w:val="24"/>
        </w:rPr>
        <w:t>#</w:t>
      </w:r>
      <w:r>
        <w:rPr>
          <w:rFonts w:ascii="Times New Roman" w:hAnsi="Times New Roman" w:cs="Times New Roman"/>
          <w:color w:val="222222"/>
          <w:sz w:val="24"/>
          <w:szCs w:val="24"/>
          <w:shd w:val="clear" w:color="auto" w:fill="FFFFFF"/>
        </w:rPr>
        <w:t xml:space="preserve"> Nikaeen, M., Pejhan, A., Jalali, M., &amp; Zadeh, A. H. (2010). Comparison of Enzymatic Assay and Multiple Tube Fermentation Technique in the Assessment of Microbial Quality of the Karoon River. </w:t>
      </w:r>
      <w:r>
        <w:rPr>
          <w:rFonts w:ascii="Times New Roman" w:hAnsi="Times New Roman" w:cs="Times New Roman"/>
          <w:i/>
          <w:iCs/>
          <w:color w:val="222222"/>
          <w:sz w:val="24"/>
          <w:szCs w:val="24"/>
          <w:shd w:val="clear" w:color="auto" w:fill="FFFFFF"/>
        </w:rPr>
        <w:t>Journal of Water and Wastewater; Ab va Fazilab (in persian)</w:t>
      </w:r>
      <w:r>
        <w:rPr>
          <w:rFonts w:ascii="Times New Roman" w:hAnsi="Times New Roman" w:cs="Times New Roman"/>
          <w:color w:val="222222"/>
          <w:sz w:val="24"/>
          <w:szCs w:val="24"/>
          <w:shd w:val="clear" w:color="auto" w:fill="FFFFFF"/>
        </w:rPr>
        <w:t xml:space="preserve"> </w:t>
      </w:r>
    </w:p>
    <w:p>
      <w:p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Kadykalo, S., Thomas, J., Parmley, E. J., Pintar, K., &amp; Fleury, M. (2020). Antimicrobial resistance of Salmonella and generic Escherichia coli isolated from surface water samples used for recreation and a source of drinking water in southwestern Ontario, Canada. </w:t>
      </w:r>
      <w:r>
        <w:rPr>
          <w:rFonts w:ascii="Times New Roman" w:hAnsi="Times New Roman" w:cs="Times New Roman"/>
          <w:i/>
          <w:iCs/>
          <w:color w:val="222222"/>
          <w:sz w:val="24"/>
          <w:szCs w:val="24"/>
          <w:shd w:val="clear" w:color="auto" w:fill="FFFFFF"/>
        </w:rPr>
        <w:t>Zoonoses and Public Health</w:t>
      </w:r>
    </w:p>
    <w:p>
      <w:p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 Yin, Q., Nie, M., Diwu, Z., Zhang, Y., Wang, L., Yin, D., &amp; Li, L. (2020). Establishment and application of a novel fluorescence-based analytical method for the rapid detection of viable bacteria in different samples. </w:t>
      </w:r>
      <w:r>
        <w:rPr>
          <w:rFonts w:ascii="Times New Roman" w:hAnsi="Times New Roman" w:cs="Times New Roman"/>
          <w:i/>
          <w:iCs/>
          <w:color w:val="222222"/>
          <w:sz w:val="24"/>
          <w:szCs w:val="24"/>
          <w:shd w:val="clear" w:color="auto" w:fill="FFFFFF"/>
        </w:rPr>
        <w:t>Analytical Methods</w:t>
      </w:r>
      <w:r>
        <w:rPr>
          <w:rFonts w:ascii="Times New Roman" w:hAnsi="Times New Roman" w:cs="Times New Roman"/>
          <w:color w:val="222222"/>
          <w:sz w:val="24"/>
          <w:szCs w:val="24"/>
          <w:shd w:val="clear" w:color="auto" w:fill="FFFFFF"/>
        </w:rPr>
        <w:t xml:space="preserve">. </w:t>
      </w:r>
    </w:p>
    <w:p>
      <w:p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Montgomery, H., Thom, N. S., &amp; Cockburn, A. (1964). Determination of dissolved oxygen by the Winkler method and the solubility of oxygen in pure water and sea water. </w:t>
      </w:r>
      <w:r>
        <w:rPr>
          <w:rFonts w:ascii="Times New Roman" w:hAnsi="Times New Roman" w:cs="Times New Roman"/>
          <w:i/>
          <w:iCs/>
          <w:color w:val="222222"/>
          <w:sz w:val="24"/>
          <w:szCs w:val="24"/>
          <w:shd w:val="clear" w:color="auto" w:fill="FFFFFF"/>
        </w:rPr>
        <w:t>Journal of Applied Chemistry</w:t>
      </w:r>
    </w:p>
    <w:p>
      <w:p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 Helm, I., Jalukse, L., &amp; Leito, I. (2012). A highly accurate method for determination of dissolved oxygen: Gravimetric Winkler method. </w:t>
      </w:r>
      <w:r>
        <w:rPr>
          <w:rFonts w:ascii="Times New Roman" w:hAnsi="Times New Roman" w:cs="Times New Roman"/>
          <w:i/>
          <w:iCs/>
          <w:color w:val="222222"/>
          <w:sz w:val="24"/>
          <w:szCs w:val="24"/>
          <w:shd w:val="clear" w:color="auto" w:fill="FFFFFF"/>
        </w:rPr>
        <w:t>Analytica chimica acta</w:t>
      </w:r>
      <w:r>
        <w:rPr>
          <w:rFonts w:ascii="Times New Roman" w:hAnsi="Times New Roman" w:cs="Times New Roman"/>
          <w:color w:val="222222"/>
          <w:sz w:val="24"/>
          <w:szCs w:val="24"/>
          <w:shd w:val="clear" w:color="auto" w:fill="FFFFFF"/>
        </w:rPr>
        <w:t>.</w:t>
      </w:r>
    </w:p>
    <w:p>
      <w:p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w:t>
      </w:r>
    </w:p>
    <w:p>
      <w:pPr>
        <w:spacing w:line="360" w:lineRule="auto"/>
        <w:jc w:val="both"/>
        <w:rPr>
          <w:rFonts w:ascii="Times New Roman" w:hAnsi="Times New Roman" w:cs="Times New Roman"/>
          <w:color w:val="222222"/>
          <w:sz w:val="24"/>
          <w:szCs w:val="24"/>
          <w:shd w:val="clear" w:color="auto" w:fill="FFFFFF"/>
        </w:rPr>
      </w:pPr>
    </w:p>
    <w:p>
      <w:p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pStyle w:val="2"/>
        <w:spacing w:line="360" w:lineRule="auto"/>
        <w:jc w:val="both"/>
        <w:rPr>
          <w:rFonts w:cs="Times New Roman"/>
          <w:b w:val="0"/>
          <w:color w:val="222222"/>
          <w:szCs w:val="24"/>
          <w:shd w:val="clear" w:color="auto" w:fill="FFFFFF"/>
        </w:rPr>
      </w:pPr>
      <w:bookmarkStart w:id="40" w:name="_Toc121708806"/>
      <w:r>
        <w:rPr>
          <w:rFonts w:cs="Times New Roman"/>
          <w:b w:val="0"/>
          <w:color w:val="222222"/>
          <w:szCs w:val="24"/>
          <w:shd w:val="clear" w:color="auto" w:fill="FFFFFF"/>
        </w:rPr>
        <w:t>.</w:t>
      </w:r>
      <w:bookmarkEnd w:id="40"/>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eastAsiaTheme="minorHAnsi"/>
          <w:color w:val="000000"/>
          <w:sz w:val="24"/>
          <w:szCs w:val="24"/>
        </w:rPr>
      </w:pPr>
      <w:r>
        <w:rPr>
          <w:rFonts w:ascii="Times New Roman" w:hAnsi="Times New Roman" w:cs="Times New Roman" w:eastAsiaTheme="minorHAnsi"/>
          <w:color w:val="000000"/>
          <w:sz w:val="24"/>
          <w:szCs w:val="24"/>
        </w:rPr>
        <w:t>Candidate’s name: …………………………………..  Signature……………Date………………..</w:t>
      </w:r>
    </w:p>
    <w:p>
      <w:pPr>
        <w:spacing w:line="360" w:lineRule="auto"/>
        <w:jc w:val="both"/>
        <w:rPr>
          <w:rFonts w:ascii="Times New Roman" w:hAnsi="Times New Roman" w:cs="Times New Roman" w:eastAsiaTheme="minorHAnsi"/>
          <w:color w:val="000000"/>
          <w:sz w:val="24"/>
          <w:szCs w:val="24"/>
        </w:rPr>
      </w:pPr>
      <w:r>
        <w:rPr>
          <w:rFonts w:ascii="Times New Roman" w:hAnsi="Times New Roman" w:cs="Times New Roman" w:eastAsiaTheme="minorHAnsi"/>
          <w:color w:val="000000"/>
          <w:sz w:val="24"/>
          <w:szCs w:val="24"/>
        </w:rPr>
        <w:t>Supervisor’s comments</w:t>
      </w:r>
    </w:p>
    <w:p>
      <w:pPr>
        <w:spacing w:line="360" w:lineRule="auto"/>
        <w:jc w:val="both"/>
        <w:rPr>
          <w:rFonts w:ascii="Times New Roman" w:hAnsi="Times New Roman" w:cs="Times New Roman" w:eastAsiaTheme="minorHAnsi"/>
          <w:color w:val="000000"/>
          <w:sz w:val="24"/>
          <w:szCs w:val="24"/>
        </w:rPr>
      </w:pPr>
      <w:r>
        <w:rPr>
          <w:rFonts w:ascii="Times New Roman" w:hAnsi="Times New Roman" w:cs="Times New Roman" w:eastAsiaTheme="minorHAnsi"/>
          <w:color w:val="000000"/>
          <w:sz w:val="24"/>
          <w:szCs w:val="24"/>
        </w:rPr>
        <w:t>……………………………………………………………………………………………………………………………………………………………………………………………………………………………………………………………………………………………………………………………………………………………………………………………………………………………………………………………………………………………………………………………………………………………………………………………………………………………………………………………………………………………………………………………………………………………………………………………………………………………………………………………....</w:t>
      </w:r>
    </w:p>
    <w:p>
      <w:pPr>
        <w:spacing w:line="360" w:lineRule="auto"/>
        <w:jc w:val="both"/>
        <w:rPr>
          <w:rFonts w:ascii="Times New Roman" w:hAnsi="Times New Roman" w:cs="Times New Roman" w:eastAsiaTheme="minorHAnsi"/>
          <w:color w:val="000000"/>
          <w:sz w:val="24"/>
          <w:szCs w:val="24"/>
        </w:rPr>
      </w:pPr>
      <w:r>
        <w:rPr>
          <w:rFonts w:ascii="Times New Roman" w:hAnsi="Times New Roman" w:cs="Times New Roman" w:eastAsiaTheme="minorHAnsi"/>
          <w:color w:val="000000"/>
          <w:sz w:val="24"/>
          <w:szCs w:val="24"/>
        </w:rPr>
        <w:t>Supervisor’s…………………………………………………………</w:t>
      </w:r>
    </w:p>
    <w:p>
      <w:pPr>
        <w:spacing w:line="360" w:lineRule="auto"/>
        <w:jc w:val="both"/>
        <w:rPr>
          <w:rFonts w:ascii="Times New Roman" w:hAnsi="Times New Roman" w:cs="Times New Roman" w:eastAsiaTheme="minorHAnsi"/>
          <w:color w:val="000000"/>
          <w:sz w:val="24"/>
          <w:szCs w:val="24"/>
        </w:rPr>
      </w:pPr>
      <w:r>
        <w:rPr>
          <w:rFonts w:ascii="Times New Roman" w:hAnsi="Times New Roman" w:cs="Times New Roman" w:eastAsiaTheme="minorHAnsi"/>
          <w:color w:val="000000"/>
          <w:sz w:val="24"/>
          <w:szCs w:val="24"/>
        </w:rPr>
        <w:t>Signature………………………Date……………………………...</w:t>
      </w:r>
    </w:p>
    <w:p>
      <w:pPr>
        <w:spacing w:line="360" w:lineRule="auto"/>
        <w:jc w:val="both"/>
        <w:rPr>
          <w:rFonts w:ascii="Times New Roman" w:hAnsi="Times New Roman" w:cs="Times New Roman" w:eastAsiaTheme="minorHAnsi"/>
          <w:color w:val="000000"/>
          <w:sz w:val="24"/>
          <w:szCs w:val="24"/>
        </w:rPr>
      </w:pPr>
    </w:p>
    <w:p>
      <w:pPr>
        <w:spacing w:line="360" w:lineRule="auto"/>
        <w:jc w:val="both"/>
        <w:rPr>
          <w:rFonts w:ascii="Times New Roman" w:hAnsi="Times New Roman" w:cs="Times New Roman" w:eastAsiaTheme="minorHAnsi"/>
          <w:color w:val="000000"/>
          <w:sz w:val="24"/>
          <w:szCs w:val="24"/>
        </w:rPr>
      </w:pPr>
    </w:p>
    <w:p>
      <w:pPr>
        <w:spacing w:line="360" w:lineRule="auto"/>
        <w:jc w:val="both"/>
        <w:rPr>
          <w:rFonts w:ascii="Times New Roman" w:hAnsi="Times New Roman" w:cs="Times New Roman" w:eastAsiaTheme="minorHAnsi"/>
          <w:color w:val="000000"/>
          <w:sz w:val="24"/>
          <w:szCs w:val="24"/>
        </w:rPr>
      </w:pPr>
    </w:p>
    <w:p>
      <w:pPr>
        <w:spacing w:line="360" w:lineRule="auto"/>
        <w:jc w:val="both"/>
        <w:rPr>
          <w:rFonts w:ascii="Times New Roman" w:hAnsi="Times New Roman" w:cs="Times New Roman" w:eastAsiaTheme="minorHAnsi"/>
          <w:color w:val="000000"/>
          <w:sz w:val="24"/>
          <w:szCs w:val="24"/>
        </w:rPr>
      </w:pPr>
    </w:p>
    <w:p>
      <w:pPr>
        <w:spacing w:line="360" w:lineRule="auto"/>
        <w:jc w:val="both"/>
        <w:rPr>
          <w:rFonts w:ascii="Times New Roman" w:hAnsi="Times New Roman" w:cs="Times New Roman" w:eastAsiaTheme="minorHAnsi"/>
          <w:color w:val="000000"/>
          <w:sz w:val="24"/>
          <w:szCs w:val="24"/>
        </w:rPr>
      </w:pPr>
    </w:p>
    <w:p>
      <w:pPr>
        <w:spacing w:line="360" w:lineRule="auto"/>
        <w:jc w:val="both"/>
        <w:rPr>
          <w:rFonts w:ascii="Times New Roman" w:hAnsi="Times New Roman" w:cs="Times New Roman" w:eastAsiaTheme="minorHAnsi"/>
          <w:color w:val="000000"/>
          <w:sz w:val="24"/>
          <w:szCs w:val="24"/>
        </w:rPr>
      </w:pPr>
    </w:p>
    <w:p>
      <w:pPr>
        <w:spacing w:line="360" w:lineRule="auto"/>
        <w:jc w:val="both"/>
        <w:rPr>
          <w:rFonts w:ascii="Times New Roman" w:hAnsi="Times New Roman" w:cs="Times New Roman" w:eastAsiaTheme="minorHAnsi"/>
          <w:color w:val="000000"/>
          <w:sz w:val="24"/>
          <w:szCs w:val="24"/>
        </w:rPr>
      </w:pPr>
    </w:p>
    <w:sectPr>
      <w:pgSz w:w="12240" w:h="15840"/>
      <w:pgMar w:top="1440" w:right="1440" w:bottom="1440" w:left="1440" w:header="720" w:footer="720" w:gutter="0"/>
      <w:pgNumType w:start="1"/>
      <w:cols w:space="720" w:num="1"/>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Nyamisi" w:date="2022-12-13T19:19:25Z" w:initials="N">
    <w:p w14:paraId="1E7A34B7">
      <w:pPr>
        <w:pStyle w:val="11"/>
        <w:rPr>
          <w:rFonts w:hint="default"/>
          <w:lang w:val="en-GB"/>
        </w:rPr>
      </w:pPr>
      <w:r>
        <w:rPr>
          <w:rFonts w:hint="default"/>
          <w:lang w:val="en-GB"/>
        </w:rPr>
        <w:t>Is this present to your programme’s name??</w:t>
      </w:r>
    </w:p>
  </w:comment>
  <w:comment w:id="1" w:author="Nyamisi" w:date="2022-12-13T19:18:39Z" w:initials="N">
    <w:p w14:paraId="583607FE">
      <w:pPr>
        <w:pStyle w:val="11"/>
        <w:rPr>
          <w:rFonts w:hint="default"/>
          <w:lang w:val="en-GB"/>
        </w:rPr>
      </w:pPr>
      <w:r>
        <w:rPr>
          <w:rFonts w:hint="default"/>
          <w:lang w:val="en-GB"/>
        </w:rPr>
        <w:t>Rephrase the title based on comment given in document</w:t>
      </w:r>
    </w:p>
  </w:comment>
  <w:comment w:id="2" w:author="User" w:date="2022-12-13T16:13:59Z" w:initials="U">
    <w:p w14:paraId="55847DB2">
      <w:pPr>
        <w:pStyle w:val="11"/>
        <w:rPr>
          <w:rFonts w:hint="default"/>
          <w:lang w:val="en-GB"/>
        </w:rPr>
      </w:pPr>
      <w:r>
        <w:rPr>
          <w:rFonts w:hint="default"/>
          <w:lang w:val="en-GB"/>
        </w:rPr>
        <w:t>Use appropriate font type and size</w:t>
      </w:r>
    </w:p>
  </w:comment>
  <w:comment w:id="3" w:author="User" w:date="2022-12-13T16:15:27Z" w:initials="U">
    <w:p w14:paraId="611A152A">
      <w:pPr>
        <w:pStyle w:val="11"/>
        <w:rPr>
          <w:rFonts w:hint="default"/>
          <w:lang w:val="en-GB"/>
        </w:rPr>
      </w:pPr>
      <w:r>
        <w:rPr>
          <w:rFonts w:hint="default"/>
          <w:lang w:val="en-GB"/>
        </w:rPr>
        <w:t>Add full stop, comma and other punctuations where necessary</w:t>
      </w:r>
    </w:p>
    <w:p w14:paraId="106B7C16">
      <w:pPr>
        <w:pStyle w:val="11"/>
        <w:rPr>
          <w:rFonts w:hint="default"/>
          <w:lang w:val="en-GB"/>
        </w:rPr>
      </w:pPr>
      <w:r>
        <w:rPr>
          <w:rFonts w:hint="default"/>
          <w:lang w:val="en-GB"/>
        </w:rPr>
        <w:t>Explain what has been done by other researcher and what has not been done on that area and what are you going to do.</w:t>
      </w:r>
    </w:p>
  </w:comment>
  <w:comment w:id="4" w:author="Nyamisi" w:date="2022-12-13T16:40:30Z" w:initials="N">
    <w:p w14:paraId="623C3E7F">
      <w:pPr>
        <w:pStyle w:val="11"/>
        <w:rPr>
          <w:rFonts w:hint="default"/>
          <w:lang w:val="en-GB"/>
        </w:rPr>
      </w:pPr>
      <w:r>
        <w:rPr>
          <w:rFonts w:hint="default"/>
          <w:lang w:val="en-GB"/>
        </w:rPr>
        <w:t>Add a concrete reason of your problem. This does not sound nicely. Show the gap and how are you going to fill that gap</w:t>
      </w:r>
    </w:p>
  </w:comment>
  <w:comment w:id="5" w:author="Nyamisi" w:date="2022-12-13T16:49:39Z" w:initials="N">
    <w:p w14:paraId="16D15F86">
      <w:pPr>
        <w:pStyle w:val="11"/>
        <w:rPr>
          <w:rFonts w:hint="default"/>
          <w:lang w:val="en-GB"/>
        </w:rPr>
      </w:pPr>
      <w:r>
        <w:rPr>
          <w:rFonts w:hint="default"/>
          <w:lang w:val="en-GB"/>
        </w:rPr>
        <w:t>Remove or change this objective as there will be no any difference in those parameters</w:t>
      </w:r>
    </w:p>
  </w:comment>
  <w:comment w:id="6" w:author="Nyamisi" w:date="2022-12-13T16:51:35Z" w:initials="N">
    <w:p w14:paraId="36776966">
      <w:pPr>
        <w:pStyle w:val="11"/>
        <w:rPr>
          <w:rFonts w:hint="default"/>
          <w:lang w:val="en-GB"/>
        </w:rPr>
      </w:pPr>
      <w:r>
        <w:rPr>
          <w:rFonts w:hint="default"/>
          <w:lang w:val="en-GB"/>
        </w:rPr>
        <w:t>Are you comparing between ponds or just assessing whether there is or no??</w:t>
      </w:r>
    </w:p>
  </w:comment>
  <w:comment w:id="7" w:author="Nyamisi" w:date="2022-12-13T16:53:03Z" w:initials="N">
    <w:p w14:paraId="217D3646">
      <w:pPr>
        <w:pStyle w:val="11"/>
        <w:rPr>
          <w:rFonts w:hint="default"/>
          <w:lang w:val="en-GB"/>
        </w:rPr>
      </w:pPr>
      <w:r>
        <w:rPr>
          <w:rFonts w:hint="default"/>
          <w:lang w:val="en-GB"/>
        </w:rPr>
        <w:t>The hypothesis and objective differ, rephrase the objective to rfelect hypothesis</w:t>
      </w:r>
    </w:p>
  </w:comment>
  <w:comment w:id="8" w:author="Nyamisi" w:date="2022-12-13T16:54:15Z" w:initials="N">
    <w:p w14:paraId="1CD900DF">
      <w:pPr>
        <w:pStyle w:val="11"/>
        <w:rPr>
          <w:rFonts w:hint="default"/>
          <w:lang w:val="en-GB"/>
        </w:rPr>
      </w:pPr>
      <w:r>
        <w:rPr>
          <w:rFonts w:hint="default"/>
          <w:lang w:val="en-GB"/>
        </w:rPr>
        <w:t>See my comment in objective section above</w:t>
      </w:r>
    </w:p>
  </w:comment>
  <w:comment w:id="9" w:author="Nyamisi" w:date="2022-12-13T16:55:23Z" w:initials="N">
    <w:p w14:paraId="290902FE">
      <w:pPr>
        <w:pStyle w:val="11"/>
        <w:rPr>
          <w:rFonts w:hint="default"/>
          <w:lang w:val="en-GB"/>
        </w:rPr>
      </w:pPr>
      <w:r>
        <w:rPr>
          <w:rFonts w:hint="default"/>
          <w:lang w:val="en-GB"/>
        </w:rPr>
        <w:t>Explain how will these be achieved.</w:t>
      </w:r>
    </w:p>
    <w:p w14:paraId="1CF65968">
      <w:pPr>
        <w:pStyle w:val="11"/>
        <w:rPr>
          <w:rFonts w:hint="default"/>
          <w:lang w:val="en-GB"/>
        </w:rPr>
      </w:pPr>
      <w:r>
        <w:rPr>
          <w:rFonts w:hint="default"/>
          <w:lang w:val="en-GB"/>
        </w:rPr>
        <w:t>Put this section in paragraph</w:t>
      </w:r>
    </w:p>
  </w:comment>
  <w:comment w:id="10" w:author="Nyamisi" w:date="2022-12-13T16:57:36Z" w:initials="N">
    <w:p w14:paraId="0CDA5FBA">
      <w:pPr>
        <w:pStyle w:val="11"/>
        <w:rPr>
          <w:rFonts w:hint="default"/>
          <w:lang w:val="en-GB"/>
        </w:rPr>
      </w:pPr>
      <w:r>
        <w:rPr>
          <w:rFonts w:hint="default"/>
          <w:lang w:val="en-GB"/>
        </w:rPr>
        <w:t>Add punctuations to your work, it is very difficult to read the work as you do not know where the sentence starts or ends!!</w:t>
      </w:r>
    </w:p>
    <w:p w14:paraId="05810C22">
      <w:pPr>
        <w:pStyle w:val="11"/>
        <w:rPr>
          <w:rFonts w:hint="default"/>
          <w:lang w:val="en-GB"/>
        </w:rPr>
      </w:pPr>
    </w:p>
    <w:p w14:paraId="26565234">
      <w:pPr>
        <w:pStyle w:val="11"/>
        <w:rPr>
          <w:rFonts w:hint="default"/>
          <w:lang w:val="en-GB"/>
        </w:rPr>
      </w:pPr>
      <w:r>
        <w:rPr>
          <w:rFonts w:hint="default"/>
          <w:lang w:val="en-GB"/>
        </w:rPr>
        <w:t>Re-write this section properly and add references where needed</w:t>
      </w:r>
    </w:p>
  </w:comment>
  <w:comment w:id="11" w:author="Nyamisi" w:date="2022-12-13T17:24:24Z" w:initials="N">
    <w:p w14:paraId="391D0D2F">
      <w:pPr>
        <w:pStyle w:val="11"/>
        <w:rPr>
          <w:rFonts w:hint="default"/>
          <w:lang w:val="en-GB"/>
        </w:rPr>
      </w:pPr>
      <w:r>
        <w:rPr>
          <w:rFonts w:hint="default"/>
          <w:lang w:val="en-GB"/>
        </w:rPr>
        <w:t>This is the proposal. You are proposing what will be done in the future, but suprisingly you are already have the methodology!!</w:t>
      </w:r>
    </w:p>
    <w:p w14:paraId="1C503556">
      <w:pPr>
        <w:pStyle w:val="11"/>
        <w:rPr>
          <w:rFonts w:hint="default"/>
          <w:lang w:val="en-GB"/>
        </w:rPr>
      </w:pPr>
      <w:r>
        <w:rPr>
          <w:rFonts w:hint="default"/>
          <w:lang w:val="en-GB"/>
        </w:rPr>
        <w:t>Avoid coping each and every thing from others work!!</w:t>
      </w:r>
    </w:p>
  </w:comment>
  <w:comment w:id="13" w:author="Nyamisi" w:date="2022-12-13T17:28:18Z" w:initials="N">
    <w:p w14:paraId="3D70015E">
      <w:pPr>
        <w:pStyle w:val="11"/>
        <w:rPr>
          <w:rFonts w:hint="default"/>
          <w:lang w:val="en-GB"/>
        </w:rPr>
      </w:pPr>
      <w:r>
        <w:rPr>
          <w:rFonts w:hint="default"/>
          <w:lang w:val="en-GB"/>
        </w:rPr>
        <w:t>Kunduchi is a name, always start with capital letter for a name</w:t>
      </w:r>
    </w:p>
  </w:comment>
  <w:comment w:id="12" w:author="Nyamisi" w:date="2022-12-13T17:29:51Z" w:initials="N">
    <w:p w14:paraId="0AC75BFB">
      <w:pPr>
        <w:pStyle w:val="11"/>
        <w:rPr>
          <w:rFonts w:hint="default"/>
          <w:lang w:val="en-GB"/>
        </w:rPr>
      </w:pPr>
      <w:r>
        <w:rPr>
          <w:rFonts w:hint="default"/>
          <w:lang w:val="en-GB"/>
        </w:rPr>
        <w:t>Explain the location of the study, where (street), which district and region are it is found. Give the extent of your study site/area not the point!</w:t>
      </w:r>
    </w:p>
  </w:comment>
  <w:comment w:id="14" w:author="Nyamisi" w:date="2022-12-13T17:38:03Z" w:initials="N">
    <w:p w14:paraId="4079170A">
      <w:pPr>
        <w:pStyle w:val="11"/>
        <w:rPr>
          <w:rFonts w:hint="default"/>
          <w:lang w:val="en-GB"/>
        </w:rPr>
      </w:pPr>
      <w:r>
        <w:rPr>
          <w:rFonts w:hint="default"/>
          <w:lang w:val="en-GB"/>
        </w:rPr>
        <w:t>What do you mean with this sentence?</w:t>
      </w:r>
    </w:p>
  </w:comment>
  <w:comment w:id="15" w:author="Nyamisi" w:date="2022-12-13T17:39:51Z" w:initials="N">
    <w:p w14:paraId="52D150F6">
      <w:pPr>
        <w:pStyle w:val="11"/>
        <w:rPr>
          <w:rFonts w:hint="default"/>
          <w:lang w:val="en-GB"/>
        </w:rPr>
      </w:pPr>
      <w:r>
        <w:rPr>
          <w:rFonts w:hint="default"/>
          <w:lang w:val="en-GB"/>
        </w:rPr>
        <w:t>Read other peoples work on how they are presenting their work!</w:t>
      </w:r>
    </w:p>
    <w:p w14:paraId="0824663F">
      <w:pPr>
        <w:pStyle w:val="11"/>
        <w:rPr>
          <w:rFonts w:hint="default"/>
          <w:lang w:val="en-GB"/>
        </w:rPr>
      </w:pPr>
      <w:r>
        <w:rPr>
          <w:rFonts w:hint="default"/>
          <w:lang w:val="en-GB"/>
        </w:rPr>
        <w:t>You are required to show the setup of your experiment, how often will data be collected and for how long</w:t>
      </w:r>
    </w:p>
  </w:comment>
  <w:comment w:id="16" w:author="Nyamisi" w:date="2022-12-13T17:44:31Z" w:initials="N">
    <w:p w14:paraId="26D25855">
      <w:pPr>
        <w:pStyle w:val="11"/>
        <w:rPr>
          <w:rFonts w:hint="default"/>
          <w:lang w:val="en-GB"/>
        </w:rPr>
      </w:pPr>
      <w:r>
        <w:rPr>
          <w:rFonts w:hint="default"/>
          <w:lang w:val="en-GB"/>
        </w:rPr>
        <w:t>Please, please, though out your work add punctioantions!!</w:t>
      </w:r>
    </w:p>
    <w:p w14:paraId="001C1C1F">
      <w:pPr>
        <w:pStyle w:val="11"/>
        <w:rPr>
          <w:rFonts w:hint="default"/>
          <w:lang w:val="en-GB"/>
        </w:rPr>
      </w:pPr>
      <w:r>
        <w:rPr>
          <w:rFonts w:hint="default"/>
          <w:lang w:val="en-GB"/>
        </w:rPr>
        <w:t>Explain the type of data to be collected and how will they be collected, which devices or instruments will be used to collect those data</w:t>
      </w:r>
    </w:p>
  </w:comment>
  <w:comment w:id="17" w:author="Nyamisi" w:date="2022-12-13T17:43:40Z" w:initials="N">
    <w:p w14:paraId="26F115E7">
      <w:pPr>
        <w:pStyle w:val="11"/>
        <w:rPr>
          <w:rFonts w:hint="default"/>
          <w:lang w:val="en-GB"/>
        </w:rPr>
      </w:pPr>
      <w:r>
        <w:rPr>
          <w:rFonts w:hint="default"/>
          <w:lang w:val="en-GB"/>
        </w:rPr>
        <w:t>This should be moved to sampling design</w:t>
      </w:r>
    </w:p>
  </w:comment>
  <w:comment w:id="18" w:author="Nyamisi" w:date="2022-12-13T17:45:30Z" w:initials="N">
    <w:p w14:paraId="59E17584">
      <w:pPr>
        <w:pStyle w:val="11"/>
        <w:rPr>
          <w:rFonts w:hint="default"/>
          <w:lang w:val="en-GB"/>
        </w:rPr>
      </w:pPr>
      <w:r>
        <w:rPr>
          <w:rFonts w:hint="default"/>
          <w:lang w:val="en-GB"/>
        </w:rPr>
        <w:t>P is a small letter not capital, change to all that is applicable</w:t>
      </w:r>
    </w:p>
  </w:comment>
  <w:comment w:id="19" w:author="Nyamisi" w:date="2022-12-13T17:48:00Z" w:initials="N">
    <w:p w14:paraId="21CD7CFB">
      <w:pPr>
        <w:pStyle w:val="11"/>
        <w:rPr>
          <w:rFonts w:hint="default"/>
          <w:lang w:val="en-GB"/>
        </w:rPr>
      </w:pPr>
      <w:r>
        <w:rPr>
          <w:rFonts w:hint="default"/>
          <w:lang w:val="en-GB"/>
        </w:rPr>
        <w:t>This is your work, write as you are the owner and you will be doing it yourself, do not give instructions as if some one else will be doing the job</w:t>
      </w:r>
    </w:p>
  </w:comment>
  <w:comment w:id="20" w:author="Nyamisi" w:date="2022-12-13T17:54:02Z" w:initials="N">
    <w:p w14:paraId="731A4CE7">
      <w:pPr>
        <w:pStyle w:val="11"/>
        <w:rPr>
          <w:rFonts w:hint="default"/>
          <w:lang w:val="en-GB"/>
        </w:rPr>
      </w:pPr>
      <w:r>
        <w:rPr>
          <w:rFonts w:hint="default"/>
          <w:lang w:val="en-GB"/>
        </w:rPr>
        <w:t>All these are supposed to be in data collection subsection</w:t>
      </w:r>
    </w:p>
  </w:comment>
  <w:comment w:id="21" w:author="Nyamisi" w:date="2022-12-13T18:06:17Z" w:initials="N">
    <w:p w14:paraId="4D6B6D6B">
      <w:pPr>
        <w:pStyle w:val="11"/>
        <w:rPr>
          <w:rFonts w:hint="default"/>
          <w:lang w:val="en-GB"/>
        </w:rPr>
      </w:pPr>
      <w:r>
        <w:rPr>
          <w:rFonts w:hint="default"/>
          <w:lang w:val="en-GB"/>
        </w:rPr>
        <w:t>All of these should be subsections in data collection section. Remember to write it in precisely form</w:t>
      </w:r>
    </w:p>
    <w:p w14:paraId="762C3F81">
      <w:pPr>
        <w:pStyle w:val="11"/>
        <w:rPr>
          <w:rFonts w:hint="default"/>
          <w:lang w:val="en-GB"/>
        </w:rPr>
      </w:pPr>
      <w:r>
        <w:rPr>
          <w:rFonts w:hint="default"/>
          <w:lang w:val="en-GB"/>
        </w:rPr>
        <w:t>Be specific from the beginning of what you are doing if it is determination of certain microbial component, then state it from the introduction section</w:t>
      </w:r>
    </w:p>
  </w:comment>
  <w:comment w:id="22" w:author="Nyamisi" w:date="2022-12-13T18:14:11Z" w:initials="N">
    <w:p w14:paraId="0C7421D9">
      <w:pPr>
        <w:pStyle w:val="11"/>
        <w:rPr>
          <w:rFonts w:hint="default"/>
          <w:lang w:val="en-GB"/>
        </w:rPr>
      </w:pPr>
      <w:r>
        <w:rPr>
          <w:rFonts w:hint="default"/>
          <w:lang w:val="en-GB"/>
        </w:rPr>
        <w:t>This section explains the type of statistical test that will be performed to test your hypothesis. Every specific objective should have its own test. You should also know which test fits your data/hypothesis</w:t>
      </w:r>
    </w:p>
    <w:p w14:paraId="690B2DAF">
      <w:pPr>
        <w:pStyle w:val="11"/>
        <w:rPr>
          <w:rFonts w:hint="default"/>
          <w:lang w:val="en-GB"/>
        </w:rPr>
      </w:pPr>
    </w:p>
    <w:p w14:paraId="139D5339">
      <w:pPr>
        <w:pStyle w:val="11"/>
        <w:rPr>
          <w:rFonts w:hint="default"/>
          <w:lang w:val="en-GB"/>
        </w:rPr>
      </w:pPr>
      <w:r>
        <w:rPr>
          <w:rFonts w:hint="default"/>
          <w:lang w:val="en-GB"/>
        </w:rPr>
        <w:t>Re-write this section to reflect your hypothesis</w:t>
      </w:r>
    </w:p>
  </w:comment>
  <w:comment w:id="23" w:author="Nyamisi" w:date="2022-12-13T18:27:29Z" w:initials="N">
    <w:p w14:paraId="1E511A9B">
      <w:pPr>
        <w:pStyle w:val="11"/>
        <w:rPr>
          <w:rFonts w:hint="default"/>
          <w:lang w:val="en-GB"/>
        </w:rPr>
      </w:pPr>
      <w:r>
        <w:rPr>
          <w:rFonts w:hint="default"/>
          <w:lang w:val="en-GB"/>
        </w:rPr>
        <w:t>Use title case</w:t>
      </w:r>
    </w:p>
  </w:comment>
  <w:comment w:id="24" w:author="Nyamisi" w:date="2022-12-13T18:28:02Z" w:initials="N">
    <w:p w14:paraId="0366358F">
      <w:pPr>
        <w:pStyle w:val="11"/>
        <w:rPr>
          <w:rFonts w:hint="default"/>
          <w:lang w:val="en-GB"/>
        </w:rPr>
      </w:pPr>
      <w:r>
        <w:rPr>
          <w:rFonts w:hint="default"/>
          <w:lang w:val="en-GB"/>
        </w:rPr>
        <w:t>Is this a table or a figure??</w:t>
      </w:r>
    </w:p>
  </w:comment>
  <w:comment w:id="25" w:author="Nyamisi" w:date="2022-12-13T18:28:59Z" w:initials="N">
    <w:p w14:paraId="3C8D2F19">
      <w:pPr>
        <w:pStyle w:val="11"/>
        <w:rPr>
          <w:rFonts w:hint="default"/>
          <w:lang w:val="en-GB"/>
        </w:rPr>
      </w:pPr>
      <w:r>
        <w:rPr>
          <w:rFonts w:hint="default"/>
          <w:lang w:val="en-GB"/>
        </w:rPr>
        <w:t>Which year??</w:t>
      </w:r>
    </w:p>
  </w:comment>
  <w:comment w:id="26" w:author="Nyamisi" w:date="2022-12-13T18:31:18Z" w:initials="N">
    <w:p w14:paraId="4A0731FA">
      <w:pPr>
        <w:pStyle w:val="11"/>
        <w:rPr>
          <w:rFonts w:hint="default"/>
          <w:lang w:val="en-GB"/>
        </w:rPr>
      </w:pPr>
      <w:r>
        <w:rPr>
          <w:rFonts w:hint="default"/>
          <w:lang w:val="en-GB"/>
        </w:rPr>
        <w:t>Be specific,</w:t>
      </w:r>
    </w:p>
    <w:p w14:paraId="4FDD63CF">
      <w:pPr>
        <w:pStyle w:val="11"/>
        <w:rPr>
          <w:rFonts w:hint="default"/>
          <w:lang w:val="en-GB"/>
        </w:rPr>
      </w:pPr>
      <w:r>
        <w:rPr>
          <w:rFonts w:hint="default"/>
          <w:lang w:val="en-GB"/>
        </w:rPr>
        <w:t>State whether it is buying or not</w:t>
      </w:r>
    </w:p>
  </w:comment>
  <w:comment w:id="27" w:author="Nyamisi" w:date="2022-12-13T18:30:39Z" w:initials="N">
    <w:p w14:paraId="61A701F2">
      <w:pPr>
        <w:pStyle w:val="11"/>
        <w:rPr>
          <w:rFonts w:hint="default"/>
          <w:lang w:val="en-GB"/>
        </w:rPr>
      </w:pPr>
      <w:r>
        <w:rPr>
          <w:rFonts w:hint="default"/>
          <w:lang w:val="en-GB"/>
        </w:rPr>
        <w:t>Is it the process or purchasing??</w:t>
      </w:r>
    </w:p>
  </w:comment>
  <w:comment w:id="28" w:author="Nyamisi" w:date="2022-12-13T18:29:47Z" w:initials="N">
    <w:p w14:paraId="19BF1699">
      <w:pPr>
        <w:pStyle w:val="11"/>
        <w:rPr>
          <w:rFonts w:hint="default"/>
          <w:lang w:val="en-GB"/>
        </w:rPr>
      </w:pPr>
      <w:r>
        <w:rPr>
          <w:rFonts w:hint="default"/>
          <w:lang w:val="en-GB"/>
        </w:rPr>
        <w:t>???</w:t>
      </w:r>
    </w:p>
  </w:comment>
  <w:comment w:id="29" w:author="Nyamisi" w:date="2022-12-13T19:08:20Z" w:initials="N">
    <w:p w14:paraId="3ED00FCE">
      <w:pPr>
        <w:pStyle w:val="11"/>
        <w:rPr>
          <w:rFonts w:hint="default"/>
          <w:lang w:val="en-GB"/>
        </w:rPr>
      </w:pPr>
      <w:r>
        <w:rPr>
          <w:rFonts w:hint="default"/>
          <w:lang w:val="en-GB"/>
        </w:rPr>
        <w:t>Many of your references in this list are not cited in the document.</w:t>
      </w:r>
    </w:p>
    <w:p w14:paraId="13240F2C">
      <w:pPr>
        <w:pStyle w:val="11"/>
        <w:rPr>
          <w:rFonts w:hint="default"/>
          <w:lang w:val="en-GB"/>
        </w:rPr>
      </w:pPr>
      <w:r>
        <w:rPr>
          <w:rFonts w:hint="default"/>
          <w:lang w:val="en-GB"/>
        </w:rPr>
        <w:t>Make sure that all of the references in the list are cited and all cited in document must appear in this list.</w:t>
      </w:r>
    </w:p>
    <w:p w14:paraId="03204089">
      <w:pPr>
        <w:pStyle w:val="11"/>
        <w:rPr>
          <w:rFonts w:hint="default"/>
          <w:lang w:val="en-GB"/>
        </w:rPr>
      </w:pPr>
      <w:r>
        <w:rPr>
          <w:rFonts w:hint="default"/>
          <w:lang w:val="en-GB"/>
        </w:rPr>
        <w:t>There  must be a consistence when writing the references or citing, use appropriate referencing style to cite or write reference list.</w:t>
      </w:r>
    </w:p>
    <w:p w14:paraId="54C636F9">
      <w:pPr>
        <w:pStyle w:val="11"/>
        <w:rPr>
          <w:rFonts w:hint="default"/>
          <w:lang w:val="en-GB"/>
        </w:rPr>
      </w:pPr>
      <w:r>
        <w:rPr>
          <w:rFonts w:hint="default"/>
          <w:lang w:val="en-GB"/>
        </w:rPr>
        <w:t>Use T</w:t>
      </w:r>
      <w:bookmarkStart w:id="41" w:name="_GoBack"/>
      <w:bookmarkEnd w:id="41"/>
      <w:r>
        <w:rPr>
          <w:rFonts w:hint="default"/>
          <w:lang w:val="en-GB"/>
        </w:rPr>
        <w:t>anzania journal of science referencing style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1E7A34B7" w15:done="0"/>
  <w15:commentEx w15:paraId="583607FE" w15:done="0"/>
  <w15:commentEx w15:paraId="55847DB2" w15:done="0"/>
  <w15:commentEx w15:paraId="106B7C16" w15:done="0"/>
  <w15:commentEx w15:paraId="623C3E7F" w15:done="0"/>
  <w15:commentEx w15:paraId="16D15F86" w15:done="0"/>
  <w15:commentEx w15:paraId="36776966" w15:done="0"/>
  <w15:commentEx w15:paraId="217D3646" w15:done="0"/>
  <w15:commentEx w15:paraId="1CD900DF" w15:done="0"/>
  <w15:commentEx w15:paraId="1CF65968" w15:done="0"/>
  <w15:commentEx w15:paraId="26565234" w15:done="0"/>
  <w15:commentEx w15:paraId="1C503556" w15:done="0"/>
  <w15:commentEx w15:paraId="3D70015E" w15:done="0"/>
  <w15:commentEx w15:paraId="0AC75BFB" w15:done="0"/>
  <w15:commentEx w15:paraId="4079170A" w15:done="0"/>
  <w15:commentEx w15:paraId="0824663F" w15:done="0"/>
  <w15:commentEx w15:paraId="001C1C1F" w15:done="0"/>
  <w15:commentEx w15:paraId="26F115E7" w15:done="0"/>
  <w15:commentEx w15:paraId="59E17584" w15:done="0"/>
  <w15:commentEx w15:paraId="21CD7CFB" w15:done="0"/>
  <w15:commentEx w15:paraId="731A4CE7" w15:done="0"/>
  <w15:commentEx w15:paraId="762C3F81" w15:done="0"/>
  <w15:commentEx w15:paraId="139D5339" w15:done="0"/>
  <w15:commentEx w15:paraId="1E511A9B" w15:done="0"/>
  <w15:commentEx w15:paraId="0366358F" w15:done="0"/>
  <w15:commentEx w15:paraId="3C8D2F19" w15:done="0"/>
  <w15:commentEx w15:paraId="4FDD63CF" w15:done="0"/>
  <w15:commentEx w15:paraId="61A701F2" w15:done="0"/>
  <w15:commentEx w15:paraId="19BF1699" w15:done="0"/>
  <w15:commentEx w15:paraId="54C636F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91889085"/>
      <w:docPartObj>
        <w:docPartGallery w:val="AutoText"/>
      </w:docPartObj>
    </w:sdtPr>
    <w:sdtContent>
      <w:p>
        <w:pPr>
          <w:pStyle w:val="13"/>
          <w:jc w:val="center"/>
        </w:pPr>
        <w:r>
          <w:fldChar w:fldCharType="begin"/>
        </w:r>
        <w:r>
          <w:instrText xml:space="preserve"> PAGE   \* MERGEFORMAT </w:instrText>
        </w:r>
        <w:r>
          <w:fldChar w:fldCharType="separate"/>
        </w:r>
        <w:r>
          <w:t>8</w:t>
        </w:r>
        <w:r>
          <w:fldChar w:fldCharType="end"/>
        </w:r>
      </w:p>
    </w:sdtContent>
  </w:sdt>
  <w:p>
    <w:pPr>
      <w:pStyle w:val="1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E28602C"/>
    <w:multiLevelType w:val="multilevel"/>
    <w:tmpl w:val="2E28602C"/>
    <w:lvl w:ilvl="0" w:tentative="0">
      <w:start w:val="1"/>
      <w:numFmt w:val="low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463F19E1"/>
    <w:multiLevelType w:val="multilevel"/>
    <w:tmpl w:val="463F19E1"/>
    <w:lvl w:ilvl="0" w:tentative="0">
      <w:start w:val="1"/>
      <w:numFmt w:val="lowerRoman"/>
      <w:lvlText w:val="%1."/>
      <w:lvlJc w:val="right"/>
      <w:pPr>
        <w:ind w:left="974" w:hanging="360"/>
      </w:pPr>
    </w:lvl>
    <w:lvl w:ilvl="1" w:tentative="0">
      <w:start w:val="1"/>
      <w:numFmt w:val="lowerLetter"/>
      <w:lvlText w:val="%2."/>
      <w:lvlJc w:val="left"/>
      <w:pPr>
        <w:ind w:left="1694" w:hanging="360"/>
      </w:pPr>
    </w:lvl>
    <w:lvl w:ilvl="2" w:tentative="0">
      <w:start w:val="1"/>
      <w:numFmt w:val="lowerRoman"/>
      <w:lvlText w:val="%3."/>
      <w:lvlJc w:val="right"/>
      <w:pPr>
        <w:ind w:left="2414" w:hanging="180"/>
      </w:pPr>
    </w:lvl>
    <w:lvl w:ilvl="3" w:tentative="0">
      <w:start w:val="1"/>
      <w:numFmt w:val="decimal"/>
      <w:lvlText w:val="%4."/>
      <w:lvlJc w:val="left"/>
      <w:pPr>
        <w:ind w:left="3134" w:hanging="360"/>
      </w:pPr>
    </w:lvl>
    <w:lvl w:ilvl="4" w:tentative="0">
      <w:start w:val="1"/>
      <w:numFmt w:val="lowerLetter"/>
      <w:lvlText w:val="%5."/>
      <w:lvlJc w:val="left"/>
      <w:pPr>
        <w:ind w:left="3854" w:hanging="360"/>
      </w:pPr>
    </w:lvl>
    <w:lvl w:ilvl="5" w:tentative="0">
      <w:start w:val="1"/>
      <w:numFmt w:val="lowerRoman"/>
      <w:lvlText w:val="%6."/>
      <w:lvlJc w:val="right"/>
      <w:pPr>
        <w:ind w:left="4574" w:hanging="180"/>
      </w:pPr>
    </w:lvl>
    <w:lvl w:ilvl="6" w:tentative="0">
      <w:start w:val="1"/>
      <w:numFmt w:val="decimal"/>
      <w:lvlText w:val="%7."/>
      <w:lvlJc w:val="left"/>
      <w:pPr>
        <w:ind w:left="5294" w:hanging="360"/>
      </w:pPr>
    </w:lvl>
    <w:lvl w:ilvl="7" w:tentative="0">
      <w:start w:val="1"/>
      <w:numFmt w:val="lowerLetter"/>
      <w:lvlText w:val="%8."/>
      <w:lvlJc w:val="left"/>
      <w:pPr>
        <w:ind w:left="6014" w:hanging="360"/>
      </w:pPr>
    </w:lvl>
    <w:lvl w:ilvl="8" w:tentative="0">
      <w:start w:val="1"/>
      <w:numFmt w:val="lowerRoman"/>
      <w:lvlText w:val="%9."/>
      <w:lvlJc w:val="right"/>
      <w:pPr>
        <w:ind w:left="6734" w:hanging="180"/>
      </w:pPr>
    </w:lvl>
  </w:abstractNum>
  <w:abstractNum w:abstractNumId="2">
    <w:nsid w:val="47AF37B8"/>
    <w:multiLevelType w:val="multilevel"/>
    <w:tmpl w:val="47AF37B8"/>
    <w:lvl w:ilvl="0" w:tentative="0">
      <w:start w:val="1"/>
      <w:numFmt w:val="low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User">
    <w15:presenceInfo w15:providerId="None" w15:userId="User"/>
  </w15:person>
  <w15:person w15:author="Nyamisi">
    <w15:presenceInfo w15:providerId="None" w15:userId="Nyamis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trackRevisions w:val="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4A88"/>
    <w:rsid w:val="00002E02"/>
    <w:rsid w:val="00010B3C"/>
    <w:rsid w:val="00014969"/>
    <w:rsid w:val="000171BE"/>
    <w:rsid w:val="000301A9"/>
    <w:rsid w:val="00031EFC"/>
    <w:rsid w:val="00033835"/>
    <w:rsid w:val="0004052B"/>
    <w:rsid w:val="0004082C"/>
    <w:rsid w:val="0005154C"/>
    <w:rsid w:val="000541FB"/>
    <w:rsid w:val="00070A19"/>
    <w:rsid w:val="000762A6"/>
    <w:rsid w:val="00087075"/>
    <w:rsid w:val="00092AB4"/>
    <w:rsid w:val="00092B26"/>
    <w:rsid w:val="000A47C7"/>
    <w:rsid w:val="000B5427"/>
    <w:rsid w:val="000C610D"/>
    <w:rsid w:val="000D35D2"/>
    <w:rsid w:val="000E4649"/>
    <w:rsid w:val="000F21C8"/>
    <w:rsid w:val="000F2D32"/>
    <w:rsid w:val="000F5226"/>
    <w:rsid w:val="000F704D"/>
    <w:rsid w:val="00101BCB"/>
    <w:rsid w:val="00101F66"/>
    <w:rsid w:val="0011532B"/>
    <w:rsid w:val="00127015"/>
    <w:rsid w:val="001279C0"/>
    <w:rsid w:val="0013265A"/>
    <w:rsid w:val="0014305A"/>
    <w:rsid w:val="00145C39"/>
    <w:rsid w:val="001479AF"/>
    <w:rsid w:val="00154041"/>
    <w:rsid w:val="00155BF8"/>
    <w:rsid w:val="0016011D"/>
    <w:rsid w:val="0016346F"/>
    <w:rsid w:val="00164CE0"/>
    <w:rsid w:val="00166AA4"/>
    <w:rsid w:val="00166C54"/>
    <w:rsid w:val="001705CC"/>
    <w:rsid w:val="00177431"/>
    <w:rsid w:val="00177AD1"/>
    <w:rsid w:val="00182B93"/>
    <w:rsid w:val="001926A3"/>
    <w:rsid w:val="00195168"/>
    <w:rsid w:val="001B4800"/>
    <w:rsid w:val="001B6B51"/>
    <w:rsid w:val="001C28D4"/>
    <w:rsid w:val="001C38AD"/>
    <w:rsid w:val="001C5BEF"/>
    <w:rsid w:val="001D035D"/>
    <w:rsid w:val="001D1392"/>
    <w:rsid w:val="001D26B5"/>
    <w:rsid w:val="001D7C56"/>
    <w:rsid w:val="001E275D"/>
    <w:rsid w:val="001E48B5"/>
    <w:rsid w:val="001E5AF1"/>
    <w:rsid w:val="001F3343"/>
    <w:rsid w:val="002018AF"/>
    <w:rsid w:val="002025D3"/>
    <w:rsid w:val="0020366A"/>
    <w:rsid w:val="002121A9"/>
    <w:rsid w:val="002159C9"/>
    <w:rsid w:val="00215A04"/>
    <w:rsid w:val="00216589"/>
    <w:rsid w:val="0022238C"/>
    <w:rsid w:val="0022288A"/>
    <w:rsid w:val="00227221"/>
    <w:rsid w:val="00235DA9"/>
    <w:rsid w:val="00236484"/>
    <w:rsid w:val="00237EF1"/>
    <w:rsid w:val="00242447"/>
    <w:rsid w:val="00243800"/>
    <w:rsid w:val="002508E4"/>
    <w:rsid w:val="00254805"/>
    <w:rsid w:val="00254A88"/>
    <w:rsid w:val="00260900"/>
    <w:rsid w:val="00262BC9"/>
    <w:rsid w:val="00265CF7"/>
    <w:rsid w:val="0026610D"/>
    <w:rsid w:val="00267EA7"/>
    <w:rsid w:val="002832F1"/>
    <w:rsid w:val="00285700"/>
    <w:rsid w:val="002858EF"/>
    <w:rsid w:val="002953EC"/>
    <w:rsid w:val="002A288A"/>
    <w:rsid w:val="002B3C49"/>
    <w:rsid w:val="002B432A"/>
    <w:rsid w:val="002B7917"/>
    <w:rsid w:val="002C7544"/>
    <w:rsid w:val="002D048C"/>
    <w:rsid w:val="002D2843"/>
    <w:rsid w:val="002D5DF1"/>
    <w:rsid w:val="002E32C0"/>
    <w:rsid w:val="002E467A"/>
    <w:rsid w:val="002E639F"/>
    <w:rsid w:val="002E6FD3"/>
    <w:rsid w:val="002F23E8"/>
    <w:rsid w:val="002F6C76"/>
    <w:rsid w:val="002F7373"/>
    <w:rsid w:val="00300D5D"/>
    <w:rsid w:val="00301753"/>
    <w:rsid w:val="0030590D"/>
    <w:rsid w:val="00311FC3"/>
    <w:rsid w:val="003138FC"/>
    <w:rsid w:val="003149E9"/>
    <w:rsid w:val="003159AD"/>
    <w:rsid w:val="0031682A"/>
    <w:rsid w:val="003224B1"/>
    <w:rsid w:val="00322D32"/>
    <w:rsid w:val="00324BCE"/>
    <w:rsid w:val="00326DC4"/>
    <w:rsid w:val="00330B56"/>
    <w:rsid w:val="003333E4"/>
    <w:rsid w:val="0033362F"/>
    <w:rsid w:val="0033479D"/>
    <w:rsid w:val="00340C20"/>
    <w:rsid w:val="0034295A"/>
    <w:rsid w:val="00345679"/>
    <w:rsid w:val="003663D0"/>
    <w:rsid w:val="003675BF"/>
    <w:rsid w:val="00380F59"/>
    <w:rsid w:val="0038434B"/>
    <w:rsid w:val="00387470"/>
    <w:rsid w:val="00387DAA"/>
    <w:rsid w:val="00396284"/>
    <w:rsid w:val="003A027F"/>
    <w:rsid w:val="003A23FB"/>
    <w:rsid w:val="003A2DD6"/>
    <w:rsid w:val="003B19EB"/>
    <w:rsid w:val="003B5461"/>
    <w:rsid w:val="003B6F0C"/>
    <w:rsid w:val="003B7742"/>
    <w:rsid w:val="003C4145"/>
    <w:rsid w:val="003D4027"/>
    <w:rsid w:val="003E07D1"/>
    <w:rsid w:val="003E4D69"/>
    <w:rsid w:val="003E605D"/>
    <w:rsid w:val="003F1022"/>
    <w:rsid w:val="003F5578"/>
    <w:rsid w:val="0040122F"/>
    <w:rsid w:val="00410EC3"/>
    <w:rsid w:val="0041466A"/>
    <w:rsid w:val="0042374C"/>
    <w:rsid w:val="00427036"/>
    <w:rsid w:val="00431565"/>
    <w:rsid w:val="00432D0F"/>
    <w:rsid w:val="00433C27"/>
    <w:rsid w:val="004461A3"/>
    <w:rsid w:val="004461C7"/>
    <w:rsid w:val="0044632C"/>
    <w:rsid w:val="00446B21"/>
    <w:rsid w:val="004513C7"/>
    <w:rsid w:val="00451AE1"/>
    <w:rsid w:val="004526BA"/>
    <w:rsid w:val="00463A1D"/>
    <w:rsid w:val="00464953"/>
    <w:rsid w:val="00476558"/>
    <w:rsid w:val="00486786"/>
    <w:rsid w:val="00493B56"/>
    <w:rsid w:val="004A6F1E"/>
    <w:rsid w:val="004B18E7"/>
    <w:rsid w:val="004D4AE4"/>
    <w:rsid w:val="004D6562"/>
    <w:rsid w:val="004D679B"/>
    <w:rsid w:val="004E48BA"/>
    <w:rsid w:val="004F204C"/>
    <w:rsid w:val="004F3905"/>
    <w:rsid w:val="004F4815"/>
    <w:rsid w:val="00502BAE"/>
    <w:rsid w:val="0051290C"/>
    <w:rsid w:val="00516F48"/>
    <w:rsid w:val="00531EF5"/>
    <w:rsid w:val="00535C71"/>
    <w:rsid w:val="00536421"/>
    <w:rsid w:val="0054154E"/>
    <w:rsid w:val="0054216D"/>
    <w:rsid w:val="00545116"/>
    <w:rsid w:val="00545D26"/>
    <w:rsid w:val="005567E7"/>
    <w:rsid w:val="005822E4"/>
    <w:rsid w:val="0058493F"/>
    <w:rsid w:val="00586562"/>
    <w:rsid w:val="00587D60"/>
    <w:rsid w:val="00590630"/>
    <w:rsid w:val="005950C3"/>
    <w:rsid w:val="005A1B3E"/>
    <w:rsid w:val="005A3AFF"/>
    <w:rsid w:val="005B1A1B"/>
    <w:rsid w:val="005B1D99"/>
    <w:rsid w:val="005D0ECA"/>
    <w:rsid w:val="005E2F01"/>
    <w:rsid w:val="005E4988"/>
    <w:rsid w:val="005E4D24"/>
    <w:rsid w:val="005F66DC"/>
    <w:rsid w:val="00615B1F"/>
    <w:rsid w:val="00617573"/>
    <w:rsid w:val="00617760"/>
    <w:rsid w:val="00623B4B"/>
    <w:rsid w:val="006249D1"/>
    <w:rsid w:val="00630139"/>
    <w:rsid w:val="00633FA0"/>
    <w:rsid w:val="00636B93"/>
    <w:rsid w:val="00640BAD"/>
    <w:rsid w:val="00640D0D"/>
    <w:rsid w:val="00644644"/>
    <w:rsid w:val="00646613"/>
    <w:rsid w:val="00657033"/>
    <w:rsid w:val="006715EE"/>
    <w:rsid w:val="00675A28"/>
    <w:rsid w:val="006800F7"/>
    <w:rsid w:val="0068024F"/>
    <w:rsid w:val="006874AC"/>
    <w:rsid w:val="006913D1"/>
    <w:rsid w:val="006975B0"/>
    <w:rsid w:val="006A3136"/>
    <w:rsid w:val="006A3466"/>
    <w:rsid w:val="006A4A68"/>
    <w:rsid w:val="006A5235"/>
    <w:rsid w:val="006B3291"/>
    <w:rsid w:val="006C209C"/>
    <w:rsid w:val="006C4CB4"/>
    <w:rsid w:val="006E2D46"/>
    <w:rsid w:val="006E5521"/>
    <w:rsid w:val="006E770C"/>
    <w:rsid w:val="006F5EEE"/>
    <w:rsid w:val="007070C5"/>
    <w:rsid w:val="00711920"/>
    <w:rsid w:val="00722A6A"/>
    <w:rsid w:val="007230B9"/>
    <w:rsid w:val="00736912"/>
    <w:rsid w:val="00737F63"/>
    <w:rsid w:val="00742E1E"/>
    <w:rsid w:val="00743F73"/>
    <w:rsid w:val="00750516"/>
    <w:rsid w:val="00755880"/>
    <w:rsid w:val="007634A3"/>
    <w:rsid w:val="00770668"/>
    <w:rsid w:val="00773878"/>
    <w:rsid w:val="00775768"/>
    <w:rsid w:val="00776936"/>
    <w:rsid w:val="00784E92"/>
    <w:rsid w:val="00784F41"/>
    <w:rsid w:val="0078587E"/>
    <w:rsid w:val="00792967"/>
    <w:rsid w:val="007A4318"/>
    <w:rsid w:val="007C0D20"/>
    <w:rsid w:val="007D584D"/>
    <w:rsid w:val="007E70B2"/>
    <w:rsid w:val="007F0B02"/>
    <w:rsid w:val="00800D18"/>
    <w:rsid w:val="0081145A"/>
    <w:rsid w:val="00822E1D"/>
    <w:rsid w:val="00830AE9"/>
    <w:rsid w:val="008346D4"/>
    <w:rsid w:val="00834765"/>
    <w:rsid w:val="008363FC"/>
    <w:rsid w:val="00861112"/>
    <w:rsid w:val="0086163E"/>
    <w:rsid w:val="008635DF"/>
    <w:rsid w:val="00864038"/>
    <w:rsid w:val="00875D47"/>
    <w:rsid w:val="0088019A"/>
    <w:rsid w:val="008802F6"/>
    <w:rsid w:val="00881E66"/>
    <w:rsid w:val="0088488E"/>
    <w:rsid w:val="008849A0"/>
    <w:rsid w:val="008858E1"/>
    <w:rsid w:val="00887857"/>
    <w:rsid w:val="00890A02"/>
    <w:rsid w:val="0089589B"/>
    <w:rsid w:val="008975D2"/>
    <w:rsid w:val="008A3742"/>
    <w:rsid w:val="008A7909"/>
    <w:rsid w:val="008A7FAF"/>
    <w:rsid w:val="008B2C7E"/>
    <w:rsid w:val="008C501E"/>
    <w:rsid w:val="008D01F0"/>
    <w:rsid w:val="008D727A"/>
    <w:rsid w:val="008E42C6"/>
    <w:rsid w:val="008E62E8"/>
    <w:rsid w:val="008E75F1"/>
    <w:rsid w:val="008E7A6B"/>
    <w:rsid w:val="008E7BEA"/>
    <w:rsid w:val="008F3C42"/>
    <w:rsid w:val="008F4F38"/>
    <w:rsid w:val="008F6E1C"/>
    <w:rsid w:val="00900F58"/>
    <w:rsid w:val="009044BD"/>
    <w:rsid w:val="00907DEB"/>
    <w:rsid w:val="00912A60"/>
    <w:rsid w:val="00922A7A"/>
    <w:rsid w:val="0092642D"/>
    <w:rsid w:val="00931FC0"/>
    <w:rsid w:val="00934B81"/>
    <w:rsid w:val="00940FF7"/>
    <w:rsid w:val="00942F57"/>
    <w:rsid w:val="00947441"/>
    <w:rsid w:val="0095513D"/>
    <w:rsid w:val="0095799D"/>
    <w:rsid w:val="00957CE3"/>
    <w:rsid w:val="00970DCB"/>
    <w:rsid w:val="00982781"/>
    <w:rsid w:val="00984DEC"/>
    <w:rsid w:val="009A0F93"/>
    <w:rsid w:val="009A2B05"/>
    <w:rsid w:val="009B0831"/>
    <w:rsid w:val="009B092F"/>
    <w:rsid w:val="009B5729"/>
    <w:rsid w:val="009C5FEE"/>
    <w:rsid w:val="009C606A"/>
    <w:rsid w:val="009C628D"/>
    <w:rsid w:val="009D7906"/>
    <w:rsid w:val="009E1D5F"/>
    <w:rsid w:val="009E270B"/>
    <w:rsid w:val="009E7614"/>
    <w:rsid w:val="009E7A5B"/>
    <w:rsid w:val="009F71D4"/>
    <w:rsid w:val="00A01973"/>
    <w:rsid w:val="00A03A2F"/>
    <w:rsid w:val="00A106E7"/>
    <w:rsid w:val="00A1250C"/>
    <w:rsid w:val="00A15B60"/>
    <w:rsid w:val="00A22A3D"/>
    <w:rsid w:val="00A2797D"/>
    <w:rsid w:val="00A3215B"/>
    <w:rsid w:val="00A34FCB"/>
    <w:rsid w:val="00A360C0"/>
    <w:rsid w:val="00A424CF"/>
    <w:rsid w:val="00A453C7"/>
    <w:rsid w:val="00A52C4C"/>
    <w:rsid w:val="00A640F2"/>
    <w:rsid w:val="00A65517"/>
    <w:rsid w:val="00A7438D"/>
    <w:rsid w:val="00A76297"/>
    <w:rsid w:val="00A845CE"/>
    <w:rsid w:val="00A84980"/>
    <w:rsid w:val="00A84CB4"/>
    <w:rsid w:val="00A9541F"/>
    <w:rsid w:val="00AA09EB"/>
    <w:rsid w:val="00AA1439"/>
    <w:rsid w:val="00AA3132"/>
    <w:rsid w:val="00AB3707"/>
    <w:rsid w:val="00AB473D"/>
    <w:rsid w:val="00AC00D0"/>
    <w:rsid w:val="00AC053E"/>
    <w:rsid w:val="00AC67F3"/>
    <w:rsid w:val="00AD1890"/>
    <w:rsid w:val="00AD3579"/>
    <w:rsid w:val="00AD7998"/>
    <w:rsid w:val="00AE1F92"/>
    <w:rsid w:val="00AE5C9D"/>
    <w:rsid w:val="00AE7738"/>
    <w:rsid w:val="00AF46C2"/>
    <w:rsid w:val="00AF66F8"/>
    <w:rsid w:val="00B04E3D"/>
    <w:rsid w:val="00B12EFE"/>
    <w:rsid w:val="00B21A94"/>
    <w:rsid w:val="00B220C6"/>
    <w:rsid w:val="00B226E7"/>
    <w:rsid w:val="00B24A54"/>
    <w:rsid w:val="00B30597"/>
    <w:rsid w:val="00B36475"/>
    <w:rsid w:val="00B37D97"/>
    <w:rsid w:val="00B5223F"/>
    <w:rsid w:val="00B5320D"/>
    <w:rsid w:val="00B546BB"/>
    <w:rsid w:val="00B6580D"/>
    <w:rsid w:val="00B746DC"/>
    <w:rsid w:val="00B763F3"/>
    <w:rsid w:val="00B77795"/>
    <w:rsid w:val="00B831D3"/>
    <w:rsid w:val="00B91130"/>
    <w:rsid w:val="00B92547"/>
    <w:rsid w:val="00BC4DE8"/>
    <w:rsid w:val="00BC6120"/>
    <w:rsid w:val="00BD6B68"/>
    <w:rsid w:val="00BE31F9"/>
    <w:rsid w:val="00BE5295"/>
    <w:rsid w:val="00BE5A24"/>
    <w:rsid w:val="00BF4D38"/>
    <w:rsid w:val="00BF5157"/>
    <w:rsid w:val="00C0028D"/>
    <w:rsid w:val="00C0036D"/>
    <w:rsid w:val="00C02442"/>
    <w:rsid w:val="00C047C3"/>
    <w:rsid w:val="00C04F1C"/>
    <w:rsid w:val="00C10766"/>
    <w:rsid w:val="00C14680"/>
    <w:rsid w:val="00C15FEC"/>
    <w:rsid w:val="00C20D1D"/>
    <w:rsid w:val="00C20E0F"/>
    <w:rsid w:val="00C24869"/>
    <w:rsid w:val="00C37E34"/>
    <w:rsid w:val="00C41754"/>
    <w:rsid w:val="00C53695"/>
    <w:rsid w:val="00C54B3A"/>
    <w:rsid w:val="00C555B0"/>
    <w:rsid w:val="00C561FF"/>
    <w:rsid w:val="00C6249D"/>
    <w:rsid w:val="00C64A7B"/>
    <w:rsid w:val="00C66863"/>
    <w:rsid w:val="00C7041F"/>
    <w:rsid w:val="00C723E0"/>
    <w:rsid w:val="00C73A4A"/>
    <w:rsid w:val="00C75B33"/>
    <w:rsid w:val="00C776DA"/>
    <w:rsid w:val="00C807C0"/>
    <w:rsid w:val="00C80AF0"/>
    <w:rsid w:val="00C80D03"/>
    <w:rsid w:val="00C85128"/>
    <w:rsid w:val="00C96422"/>
    <w:rsid w:val="00C97A27"/>
    <w:rsid w:val="00CB0E41"/>
    <w:rsid w:val="00CB3B88"/>
    <w:rsid w:val="00CB7E0E"/>
    <w:rsid w:val="00CC2300"/>
    <w:rsid w:val="00CC3DC9"/>
    <w:rsid w:val="00CC7086"/>
    <w:rsid w:val="00CE25C5"/>
    <w:rsid w:val="00CF0A78"/>
    <w:rsid w:val="00CF1634"/>
    <w:rsid w:val="00CF445E"/>
    <w:rsid w:val="00CF494F"/>
    <w:rsid w:val="00CF5720"/>
    <w:rsid w:val="00CF6507"/>
    <w:rsid w:val="00D042E0"/>
    <w:rsid w:val="00D05BD9"/>
    <w:rsid w:val="00D068EE"/>
    <w:rsid w:val="00D129AE"/>
    <w:rsid w:val="00D15FEA"/>
    <w:rsid w:val="00D175BF"/>
    <w:rsid w:val="00D21574"/>
    <w:rsid w:val="00D2655F"/>
    <w:rsid w:val="00D356BF"/>
    <w:rsid w:val="00D35F39"/>
    <w:rsid w:val="00D41659"/>
    <w:rsid w:val="00D42683"/>
    <w:rsid w:val="00D429BB"/>
    <w:rsid w:val="00D44A80"/>
    <w:rsid w:val="00D45C39"/>
    <w:rsid w:val="00D4607E"/>
    <w:rsid w:val="00D50200"/>
    <w:rsid w:val="00D51BCA"/>
    <w:rsid w:val="00D53589"/>
    <w:rsid w:val="00D54884"/>
    <w:rsid w:val="00D606A7"/>
    <w:rsid w:val="00D62F00"/>
    <w:rsid w:val="00D668AE"/>
    <w:rsid w:val="00D736BA"/>
    <w:rsid w:val="00D73AB4"/>
    <w:rsid w:val="00D83B5F"/>
    <w:rsid w:val="00DB214B"/>
    <w:rsid w:val="00DB269B"/>
    <w:rsid w:val="00DB6B5A"/>
    <w:rsid w:val="00DC0A0D"/>
    <w:rsid w:val="00DC0B62"/>
    <w:rsid w:val="00DC0D2B"/>
    <w:rsid w:val="00DC14FD"/>
    <w:rsid w:val="00DD36AD"/>
    <w:rsid w:val="00DD5157"/>
    <w:rsid w:val="00DE1A71"/>
    <w:rsid w:val="00DE35B9"/>
    <w:rsid w:val="00DE6C31"/>
    <w:rsid w:val="00DF3EDC"/>
    <w:rsid w:val="00DF3FE9"/>
    <w:rsid w:val="00E01A9E"/>
    <w:rsid w:val="00E04167"/>
    <w:rsid w:val="00E0421D"/>
    <w:rsid w:val="00E044D0"/>
    <w:rsid w:val="00E073BA"/>
    <w:rsid w:val="00E20589"/>
    <w:rsid w:val="00E2736F"/>
    <w:rsid w:val="00E2758D"/>
    <w:rsid w:val="00E34D50"/>
    <w:rsid w:val="00E361D1"/>
    <w:rsid w:val="00E41AE3"/>
    <w:rsid w:val="00E42B17"/>
    <w:rsid w:val="00E532B2"/>
    <w:rsid w:val="00E605C9"/>
    <w:rsid w:val="00E63742"/>
    <w:rsid w:val="00E73967"/>
    <w:rsid w:val="00E74FCF"/>
    <w:rsid w:val="00E81B42"/>
    <w:rsid w:val="00E866E1"/>
    <w:rsid w:val="00E92ED2"/>
    <w:rsid w:val="00EA734E"/>
    <w:rsid w:val="00EB1D9B"/>
    <w:rsid w:val="00EB2554"/>
    <w:rsid w:val="00EB7AF8"/>
    <w:rsid w:val="00EC082D"/>
    <w:rsid w:val="00EC35E3"/>
    <w:rsid w:val="00EC59E3"/>
    <w:rsid w:val="00EC5BE1"/>
    <w:rsid w:val="00EC6192"/>
    <w:rsid w:val="00EC7D3C"/>
    <w:rsid w:val="00ED33ED"/>
    <w:rsid w:val="00ED3602"/>
    <w:rsid w:val="00EE0274"/>
    <w:rsid w:val="00EE1DD0"/>
    <w:rsid w:val="00EE5E85"/>
    <w:rsid w:val="00EF0909"/>
    <w:rsid w:val="00EF1E09"/>
    <w:rsid w:val="00EF4CE4"/>
    <w:rsid w:val="00EF74D9"/>
    <w:rsid w:val="00F25EB6"/>
    <w:rsid w:val="00F2780E"/>
    <w:rsid w:val="00F27ADF"/>
    <w:rsid w:val="00F3088D"/>
    <w:rsid w:val="00F44320"/>
    <w:rsid w:val="00F51805"/>
    <w:rsid w:val="00F54B8C"/>
    <w:rsid w:val="00F55ADF"/>
    <w:rsid w:val="00F5619D"/>
    <w:rsid w:val="00F61CFE"/>
    <w:rsid w:val="00F660E5"/>
    <w:rsid w:val="00F661AC"/>
    <w:rsid w:val="00F72180"/>
    <w:rsid w:val="00F746E4"/>
    <w:rsid w:val="00F76458"/>
    <w:rsid w:val="00F829C0"/>
    <w:rsid w:val="00F8399A"/>
    <w:rsid w:val="00F846C2"/>
    <w:rsid w:val="00F959C1"/>
    <w:rsid w:val="00FB0CF7"/>
    <w:rsid w:val="00FB5CFF"/>
    <w:rsid w:val="00FC0E73"/>
    <w:rsid w:val="00FC34E9"/>
    <w:rsid w:val="00FC34F0"/>
    <w:rsid w:val="00FD15F7"/>
    <w:rsid w:val="00FD5303"/>
    <w:rsid w:val="00FD74B6"/>
    <w:rsid w:val="00FD7540"/>
    <w:rsid w:val="00FE4A81"/>
    <w:rsid w:val="00FF149E"/>
    <w:rsid w:val="00FF25F0"/>
    <w:rsid w:val="00FF369C"/>
    <w:rsid w:val="00FF4E27"/>
    <w:rsid w:val="00FF5971"/>
    <w:rsid w:val="1FD531D0"/>
    <w:rsid w:val="4B6C530E"/>
    <w:rsid w:val="4E9F6793"/>
    <w:rsid w:val="6EE22644"/>
    <w:rsid w:val="763820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26"/>
    <w:qFormat/>
    <w:uiPriority w:val="9"/>
    <w:pPr>
      <w:keepNext/>
      <w:keepLines/>
      <w:spacing w:before="240" w:after="0"/>
      <w:outlineLvl w:val="0"/>
    </w:pPr>
    <w:rPr>
      <w:rFonts w:ascii="Times New Roman" w:hAnsi="Times New Roman" w:eastAsiaTheme="majorEastAsia" w:cstheme="majorBidi"/>
      <w:b/>
      <w:sz w:val="24"/>
      <w:szCs w:val="32"/>
    </w:rPr>
  </w:style>
  <w:style w:type="paragraph" w:styleId="3">
    <w:name w:val="heading 2"/>
    <w:basedOn w:val="1"/>
    <w:next w:val="1"/>
    <w:link w:val="27"/>
    <w:unhideWhenUsed/>
    <w:qFormat/>
    <w:uiPriority w:val="9"/>
    <w:pPr>
      <w:keepNext/>
      <w:keepLines/>
      <w:spacing w:before="40" w:after="0"/>
      <w:outlineLvl w:val="1"/>
    </w:pPr>
    <w:rPr>
      <w:rFonts w:ascii="Times New Roman" w:hAnsi="Times New Roman" w:eastAsiaTheme="majorEastAsia" w:cstheme="majorBidi"/>
      <w:sz w:val="24"/>
      <w:szCs w:val="26"/>
    </w:rPr>
  </w:style>
  <w:style w:type="paragraph" w:styleId="4">
    <w:name w:val="heading 3"/>
    <w:basedOn w:val="1"/>
    <w:next w:val="1"/>
    <w:link w:val="28"/>
    <w:unhideWhenUsed/>
    <w:qFormat/>
    <w:uiPriority w:val="9"/>
    <w:pPr>
      <w:keepNext/>
      <w:keepLines/>
      <w:spacing w:before="40" w:after="0"/>
      <w:outlineLvl w:val="2"/>
    </w:pPr>
    <w:rPr>
      <w:rFonts w:ascii="Times New Roman" w:hAnsi="Times New Roman" w:eastAsiaTheme="majorEastAsia" w:cstheme="majorBidi"/>
      <w:sz w:val="24"/>
      <w:szCs w:val="24"/>
    </w:rPr>
  </w:style>
  <w:style w:type="paragraph" w:styleId="5">
    <w:name w:val="heading 5"/>
    <w:basedOn w:val="1"/>
    <w:next w:val="1"/>
    <w:link w:val="30"/>
    <w:semiHidden/>
    <w:unhideWhenUsed/>
    <w:qFormat/>
    <w:uiPriority w:val="9"/>
    <w:pPr>
      <w:keepNext/>
      <w:keepLines/>
      <w:spacing w:before="40" w:after="0"/>
      <w:outlineLvl w:val="4"/>
    </w:pPr>
    <w:rPr>
      <w:rFonts w:asciiTheme="majorHAnsi" w:hAnsiTheme="majorHAnsi" w:eastAsiaTheme="majorEastAsia" w:cstheme="majorBidi"/>
      <w:color w:val="2E75B6" w:themeColor="accent1" w:themeShade="BF"/>
    </w:rPr>
  </w:style>
  <w:style w:type="character" w:default="1" w:styleId="6">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Balloon Text"/>
    <w:basedOn w:val="1"/>
    <w:link w:val="23"/>
    <w:semiHidden/>
    <w:unhideWhenUsed/>
    <w:uiPriority w:val="99"/>
    <w:pPr>
      <w:spacing w:after="0" w:line="240" w:lineRule="auto"/>
    </w:pPr>
    <w:rPr>
      <w:rFonts w:ascii="Segoe UI" w:hAnsi="Segoe UI" w:cs="Segoe UI"/>
      <w:sz w:val="18"/>
      <w:szCs w:val="18"/>
    </w:rPr>
  </w:style>
  <w:style w:type="paragraph" w:styleId="9">
    <w:name w:val="caption"/>
    <w:basedOn w:val="1"/>
    <w:next w:val="1"/>
    <w:unhideWhenUsed/>
    <w:qFormat/>
    <w:uiPriority w:val="35"/>
    <w:pPr>
      <w:spacing w:line="240" w:lineRule="auto"/>
    </w:pPr>
    <w:rPr>
      <w:i/>
      <w:iCs/>
      <w:color w:val="44546A" w:themeColor="text2"/>
      <w:sz w:val="18"/>
      <w:szCs w:val="18"/>
      <w14:textFill>
        <w14:solidFill>
          <w14:schemeClr w14:val="tx2"/>
        </w14:solidFill>
      </w14:textFill>
    </w:rPr>
  </w:style>
  <w:style w:type="character" w:styleId="10">
    <w:name w:val="annotation reference"/>
    <w:basedOn w:val="6"/>
    <w:semiHidden/>
    <w:unhideWhenUsed/>
    <w:uiPriority w:val="99"/>
    <w:rPr>
      <w:sz w:val="16"/>
      <w:szCs w:val="16"/>
    </w:rPr>
  </w:style>
  <w:style w:type="paragraph" w:styleId="11">
    <w:name w:val="annotation text"/>
    <w:basedOn w:val="1"/>
    <w:link w:val="22"/>
    <w:semiHidden/>
    <w:unhideWhenUsed/>
    <w:uiPriority w:val="99"/>
    <w:pPr>
      <w:spacing w:line="240" w:lineRule="auto"/>
    </w:pPr>
    <w:rPr>
      <w:sz w:val="20"/>
      <w:szCs w:val="20"/>
    </w:rPr>
  </w:style>
  <w:style w:type="paragraph" w:styleId="12">
    <w:name w:val="annotation subject"/>
    <w:basedOn w:val="11"/>
    <w:next w:val="11"/>
    <w:link w:val="24"/>
    <w:semiHidden/>
    <w:unhideWhenUsed/>
    <w:uiPriority w:val="99"/>
    <w:rPr>
      <w:b/>
      <w:bCs/>
    </w:rPr>
  </w:style>
  <w:style w:type="paragraph" w:styleId="13">
    <w:name w:val="footer"/>
    <w:basedOn w:val="1"/>
    <w:link w:val="33"/>
    <w:unhideWhenUsed/>
    <w:uiPriority w:val="99"/>
    <w:pPr>
      <w:tabs>
        <w:tab w:val="center" w:pos="4680"/>
        <w:tab w:val="right" w:pos="9360"/>
      </w:tabs>
      <w:spacing w:after="0" w:line="240" w:lineRule="auto"/>
    </w:pPr>
  </w:style>
  <w:style w:type="paragraph" w:styleId="14">
    <w:name w:val="header"/>
    <w:basedOn w:val="1"/>
    <w:link w:val="32"/>
    <w:unhideWhenUsed/>
    <w:uiPriority w:val="99"/>
    <w:pPr>
      <w:tabs>
        <w:tab w:val="center" w:pos="4680"/>
        <w:tab w:val="right" w:pos="9360"/>
      </w:tabs>
      <w:spacing w:after="0" w:line="240" w:lineRule="auto"/>
    </w:pPr>
  </w:style>
  <w:style w:type="character" w:styleId="15">
    <w:name w:val="Hyperlink"/>
    <w:basedOn w:val="6"/>
    <w:unhideWhenUsed/>
    <w:uiPriority w:val="99"/>
    <w:rPr>
      <w:color w:val="0563C1" w:themeColor="hyperlink"/>
      <w:u w:val="single"/>
      <w14:textFill>
        <w14:solidFill>
          <w14:schemeClr w14:val="hlink"/>
        </w14:solidFill>
      </w14:textFill>
    </w:rPr>
  </w:style>
  <w:style w:type="paragraph" w:styleId="16">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table" w:styleId="17">
    <w:name w:val="Table Grid"/>
    <w:basedOn w:val="7"/>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toc 1"/>
    <w:basedOn w:val="1"/>
    <w:next w:val="1"/>
    <w:unhideWhenUsed/>
    <w:uiPriority w:val="39"/>
    <w:pPr>
      <w:spacing w:after="100"/>
    </w:pPr>
  </w:style>
  <w:style w:type="paragraph" w:styleId="19">
    <w:name w:val="toc 2"/>
    <w:basedOn w:val="1"/>
    <w:next w:val="1"/>
    <w:unhideWhenUsed/>
    <w:uiPriority w:val="39"/>
    <w:pPr>
      <w:spacing w:after="100"/>
      <w:ind w:left="220"/>
    </w:pPr>
  </w:style>
  <w:style w:type="paragraph" w:styleId="20">
    <w:name w:val="toc 3"/>
    <w:basedOn w:val="1"/>
    <w:next w:val="1"/>
    <w:unhideWhenUsed/>
    <w:uiPriority w:val="39"/>
    <w:pPr>
      <w:spacing w:after="100"/>
      <w:ind w:left="440"/>
    </w:pPr>
  </w:style>
  <w:style w:type="paragraph" w:styleId="21">
    <w:name w:val="List Paragraph"/>
    <w:basedOn w:val="1"/>
    <w:qFormat/>
    <w:uiPriority w:val="34"/>
    <w:pPr>
      <w:ind w:left="720"/>
      <w:contextualSpacing/>
    </w:pPr>
  </w:style>
  <w:style w:type="character" w:customStyle="1" w:styleId="22">
    <w:name w:val="Comment Text Char"/>
    <w:basedOn w:val="6"/>
    <w:link w:val="11"/>
    <w:semiHidden/>
    <w:uiPriority w:val="99"/>
    <w:rPr>
      <w:rFonts w:eastAsiaTheme="minorEastAsia"/>
      <w:sz w:val="20"/>
      <w:szCs w:val="20"/>
    </w:rPr>
  </w:style>
  <w:style w:type="character" w:customStyle="1" w:styleId="23">
    <w:name w:val="Balloon Text Char"/>
    <w:basedOn w:val="6"/>
    <w:link w:val="8"/>
    <w:semiHidden/>
    <w:qFormat/>
    <w:uiPriority w:val="99"/>
    <w:rPr>
      <w:rFonts w:ascii="Segoe UI" w:hAnsi="Segoe UI" w:cs="Segoe UI" w:eastAsiaTheme="minorEastAsia"/>
      <w:sz w:val="18"/>
      <w:szCs w:val="18"/>
    </w:rPr>
  </w:style>
  <w:style w:type="character" w:customStyle="1" w:styleId="24">
    <w:name w:val="Comment Subject Char"/>
    <w:basedOn w:val="22"/>
    <w:link w:val="12"/>
    <w:semiHidden/>
    <w:qFormat/>
    <w:uiPriority w:val="99"/>
    <w:rPr>
      <w:rFonts w:eastAsiaTheme="minorEastAsia"/>
      <w:b/>
      <w:bCs/>
      <w:sz w:val="20"/>
      <w:szCs w:val="20"/>
    </w:rPr>
  </w:style>
  <w:style w:type="paragraph" w:styleId="25">
    <w:name w:val="No Spacing"/>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26">
    <w:name w:val="Heading 1 Char"/>
    <w:basedOn w:val="6"/>
    <w:link w:val="2"/>
    <w:qFormat/>
    <w:uiPriority w:val="9"/>
    <w:rPr>
      <w:rFonts w:ascii="Times New Roman" w:hAnsi="Times New Roman" w:eastAsiaTheme="majorEastAsia" w:cstheme="majorBidi"/>
      <w:b/>
      <w:sz w:val="24"/>
      <w:szCs w:val="32"/>
    </w:rPr>
  </w:style>
  <w:style w:type="character" w:customStyle="1" w:styleId="27">
    <w:name w:val="Heading 2 Char"/>
    <w:basedOn w:val="6"/>
    <w:link w:val="3"/>
    <w:uiPriority w:val="9"/>
    <w:rPr>
      <w:rFonts w:ascii="Times New Roman" w:hAnsi="Times New Roman" w:eastAsiaTheme="majorEastAsia" w:cstheme="majorBidi"/>
      <w:sz w:val="24"/>
      <w:szCs w:val="26"/>
    </w:rPr>
  </w:style>
  <w:style w:type="character" w:customStyle="1" w:styleId="28">
    <w:name w:val="Heading 3 Char"/>
    <w:basedOn w:val="6"/>
    <w:link w:val="4"/>
    <w:uiPriority w:val="9"/>
    <w:rPr>
      <w:rFonts w:ascii="Times New Roman" w:hAnsi="Times New Roman" w:eastAsiaTheme="majorEastAsia" w:cstheme="majorBidi"/>
      <w:sz w:val="24"/>
      <w:szCs w:val="24"/>
    </w:rPr>
  </w:style>
  <w:style w:type="paragraph" w:customStyle="1" w:styleId="29">
    <w:name w:val="TOC Heading"/>
    <w:basedOn w:val="2"/>
    <w:next w:val="1"/>
    <w:unhideWhenUsed/>
    <w:qFormat/>
    <w:uiPriority w:val="39"/>
    <w:pPr>
      <w:spacing w:line="259" w:lineRule="auto"/>
      <w:outlineLvl w:val="9"/>
    </w:pPr>
    <w:rPr>
      <w:rFonts w:asciiTheme="majorHAnsi" w:hAnsiTheme="majorHAnsi"/>
      <w:b w:val="0"/>
      <w:color w:val="2E75B6" w:themeColor="accent1" w:themeShade="BF"/>
    </w:rPr>
  </w:style>
  <w:style w:type="character" w:customStyle="1" w:styleId="30">
    <w:name w:val="Heading 5 Char"/>
    <w:basedOn w:val="6"/>
    <w:link w:val="5"/>
    <w:semiHidden/>
    <w:uiPriority w:val="9"/>
    <w:rPr>
      <w:rFonts w:asciiTheme="majorHAnsi" w:hAnsiTheme="majorHAnsi" w:eastAsiaTheme="majorEastAsia" w:cstheme="majorBidi"/>
      <w:color w:val="2E75B6" w:themeColor="accent1" w:themeShade="BF"/>
    </w:rPr>
  </w:style>
  <w:style w:type="character" w:customStyle="1" w:styleId="31">
    <w:name w:val="html-italic"/>
    <w:basedOn w:val="6"/>
    <w:qFormat/>
    <w:uiPriority w:val="0"/>
  </w:style>
  <w:style w:type="character" w:customStyle="1" w:styleId="32">
    <w:name w:val="Header Char"/>
    <w:basedOn w:val="6"/>
    <w:link w:val="14"/>
    <w:uiPriority w:val="99"/>
    <w:rPr>
      <w:rFonts w:eastAsiaTheme="minorEastAsia"/>
    </w:rPr>
  </w:style>
  <w:style w:type="character" w:customStyle="1" w:styleId="33">
    <w:name w:val="Footer Char"/>
    <w:basedOn w:val="6"/>
    <w:link w:val="13"/>
    <w:qFormat/>
    <w:uiPriority w:val="99"/>
    <w:rPr>
      <w:rFonts w:eastAsiaTheme="minorEastAsia"/>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1.xml"/><Relationship Id="rId6" Type="http://schemas.openxmlformats.org/officeDocument/2006/relationships/endnotes" Target="endnotes.xml"/><Relationship Id="rId5" Type="http://schemas.openxmlformats.org/officeDocument/2006/relationships/footnotes" Target="footnotes.xml"/><Relationship Id="rId4" Type="http://schemas.microsoft.com/office/2011/relationships/commentsExtended" Target="commentsExtended.xml"/><Relationship Id="rId3" Type="http://schemas.openxmlformats.org/officeDocument/2006/relationships/comments" Target="comments.xml"/><Relationship Id="rId2" Type="http://schemas.openxmlformats.org/officeDocument/2006/relationships/settings" Target="settings.xml"/><Relationship Id="rId14" Type="http://schemas.microsoft.com/office/2011/relationships/people" Target="people.xml"/><Relationship Id="rId13" Type="http://schemas.openxmlformats.org/officeDocument/2006/relationships/fontTable" Target="fontTable.xml"/><Relationship Id="rId12" Type="http://schemas.openxmlformats.org/officeDocument/2006/relationships/customXml" Target="../customXml/item1.xml"/><Relationship Id="rId11" Type="http://schemas.openxmlformats.org/officeDocument/2006/relationships/numbering" Target="numbering.xml"/><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689099-BE14-4092-B7B2-E7082D22C3AB}">
  <ds:schemaRefs/>
</ds:datastoreItem>
</file>

<file path=docProps/app.xml><?xml version="1.0" encoding="utf-8"?>
<Properties xmlns="http://schemas.openxmlformats.org/officeDocument/2006/extended-properties" xmlns:vt="http://schemas.openxmlformats.org/officeDocument/2006/docPropsVTypes">
  <Template>Normal</Template>
  <Pages>19</Pages>
  <Words>4067</Words>
  <Characters>23184</Characters>
  <Lines>193</Lines>
  <Paragraphs>54</Paragraphs>
  <TotalTime>143</TotalTime>
  <ScaleCrop>false</ScaleCrop>
  <LinksUpToDate>false</LinksUpToDate>
  <CharactersWithSpaces>27197</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2021-11-27T12:54:00Z</dcterms:created>
  <dc:creator>Maregesi</dc:creator>
  <cp:lastModifiedBy>Nyamisi</cp:lastModifiedBy>
  <dcterms:modified xsi:type="dcterms:W3CDTF">2022-12-13T16:26:18Z</dcterms:modified>
  <cp:revision>252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2057-11.2.0.11417</vt:lpwstr>
  </property>
  <property fmtid="{D5CDD505-2E9C-101B-9397-08002B2CF9AE}" pid="3" name="ICV">
    <vt:lpwstr>FDC6FDE100D04B37AEED361DCFB52DFC</vt:lpwstr>
  </property>
</Properties>
</file>